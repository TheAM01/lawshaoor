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EF985C" w14:textId="77777777" w:rsidR="00F50B9C" w:rsidRDefault="00F50B9C" w:rsidP="00F50B9C"/>
    <w:p w14:paraId="1EB4E993" w14:textId="77777777" w:rsidR="00F50B9C" w:rsidRPr="00CE387C" w:rsidDel="00311423" w:rsidRDefault="00E64A77" w:rsidP="00F50B9C">
      <w:pPr>
        <w:spacing w:line="276" w:lineRule="auto"/>
        <w:jc w:val="both"/>
        <w:rPr>
          <w:del w:id="0" w:author="Abdul MANAN" w:date="2026-07-06T13:22:00Z" w16du:dateUtc="2026-07-06T09:22:00Z"/>
          <w:rFonts w:ascii="Century Gothic" w:hAnsi="Century Gothic"/>
          <w:rPrChange w:id="1" w:author="Abdul MANAN" w:date="2026-09-29T13:52:00Z" w16du:dateUtc="2026-09-29T08:52:00Z">
            <w:rPr>
              <w:del w:id="2" w:author="Abdul MANAN" w:date="2026-07-06T13:22:00Z" w16du:dateUtc="2026-07-06T09:22:00Z"/>
              <w:rFonts w:ascii="Century" w:hAnsi="Century" w:cs="Arial"/>
              <w:b/>
              <w:color w:val="003300"/>
              <w14:shadow w14:blurRad="50800" w14:dist="38100" w14:dir="2700000" w14:sx="100000" w14:sy="100000" w14:kx="0" w14:ky="0" w14:algn="tl">
                <w14:srgbClr w14:val="000000">
                  <w14:alpha w14:val="60000"/>
                </w14:srgbClr>
              </w14:shadow>
            </w:rPr>
          </w:rPrChange>
        </w:rPr>
        <w:pPrChange w:id="3" w:author="Abdul MANAN" w:date="2026-09-29T13:51:00Z" w16du:dateUtc="2026-09-29T08:51:00Z">
          <w:pPr>
            <w:shd w:val="clear" w:color="auto" w:fill="BFBFBF" w:themeFill="background1" w:themeFillShade="BF"/>
            <w:jc w:val="center"/>
          </w:pPr>
        </w:pPrChange>
      </w:pPr>
      <w:r w:rsidRPr="00F50B9C">
        <w:t xml:space="preserve"> </w:t>
      </w:r>
      <w:del w:id="4" w:author="Abdul MANAN" w:date="2026-07-06T13:22:00Z" w16du:dateUtc="2026-07-06T09:22:00Z">
        <w:r w:rsidR="00F50B9C" w:rsidRPr="00CE387C" w:rsidDel="00311423">
          <w:rPr>
            <w:rFonts w:ascii="Century Gothic" w:hAnsi="Century Gothic"/>
            <w:rPrChange w:id="5" w:author="Abdul MANAN" w:date="2026-09-29T13:52:00Z" w16du:dateUtc="2026-09-29T08:52:00Z">
              <w:rPr>
                <w:rFonts w:ascii="Century" w:hAnsi="Century"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Change>
          </w:rPr>
          <w:delText>LAWSHAOOR CHAMBERS</w:delText>
        </w:r>
      </w:del>
    </w:p>
    <w:p w14:paraId="1D717250" w14:textId="77777777" w:rsidR="00F50B9C" w:rsidRPr="00CE387C" w:rsidDel="00311423" w:rsidRDefault="00F50B9C" w:rsidP="00F50B9C">
      <w:pPr>
        <w:spacing w:line="276" w:lineRule="auto"/>
        <w:jc w:val="both"/>
        <w:rPr>
          <w:del w:id="6" w:author="Abdul MANAN" w:date="2026-07-06T13:22:00Z" w16du:dateUtc="2026-07-06T09:22:00Z"/>
          <w:rFonts w:ascii="Century Gothic" w:hAnsi="Century Gothic"/>
          <w:rPrChange w:id="7" w:author="Abdul MANAN" w:date="2026-09-29T13:52:00Z" w16du:dateUtc="2026-09-29T08:52:00Z">
            <w:rPr>
              <w:del w:id="8" w:author="Abdul MANAN" w:date="2026-07-06T13:22:00Z" w16du:dateUtc="2026-07-06T09:22:00Z"/>
              <w:rFonts w:ascii="Century" w:hAnsi="Century" w:cs="Arial"/>
              <w:b/>
              <w:color w:val="000000" w:themeColor="text1"/>
              <w14:shadow w14:blurRad="50800" w14:dist="38100" w14:dir="2700000" w14:sx="100000" w14:sy="100000" w14:kx="0" w14:ky="0" w14:algn="tl">
                <w14:srgbClr w14:val="000000">
                  <w14:alpha w14:val="60000"/>
                </w14:srgbClr>
              </w14:shadow>
            </w:rPr>
          </w:rPrChange>
        </w:rPr>
        <w:pPrChange w:id="9" w:author="Abdul MANAN" w:date="2026-09-29T13:51:00Z" w16du:dateUtc="2026-09-29T08:51:00Z">
          <w:pPr>
            <w:shd w:val="clear" w:color="auto" w:fill="FFFFFF" w:themeFill="background1"/>
            <w:jc w:val="both"/>
          </w:pPr>
        </w:pPrChange>
      </w:pPr>
    </w:p>
    <w:p w14:paraId="243B2C99" w14:textId="77777777" w:rsidR="00F50B9C" w:rsidRPr="00CE387C" w:rsidDel="00311423" w:rsidRDefault="00F50B9C" w:rsidP="00F50B9C">
      <w:pPr>
        <w:spacing w:line="276" w:lineRule="auto"/>
        <w:jc w:val="both"/>
        <w:rPr>
          <w:del w:id="10" w:author="Abdul MANAN" w:date="2026-07-06T13:22:00Z" w16du:dateUtc="2026-07-06T09:22:00Z"/>
          <w:rFonts w:ascii="Century Gothic" w:hAnsi="Century Gothic"/>
          <w:rPrChange w:id="11" w:author="Abdul MANAN" w:date="2026-09-29T13:52:00Z" w16du:dateUtc="2026-09-29T08:52:00Z">
            <w:rPr>
              <w:del w:id="12" w:author="Abdul MANAN" w:date="2026-07-06T13:22:00Z" w16du:dateUtc="2026-07-06T09:22:00Z"/>
              <w:rFonts w:ascii="Century" w:hAnsi="Century" w:cs="Arial"/>
              <w:b/>
              <w:color w:val="000000" w:themeColor="text1"/>
              <w14:shadow w14:blurRad="50800" w14:dist="38100" w14:dir="2700000" w14:sx="100000" w14:sy="100000" w14:kx="0" w14:ky="0" w14:algn="tl">
                <w14:srgbClr w14:val="000000">
                  <w14:alpha w14:val="60000"/>
                </w14:srgbClr>
              </w14:shadow>
            </w:rPr>
          </w:rPrChange>
        </w:rPr>
        <w:pPrChange w:id="13" w:author="Abdul MANAN" w:date="2026-09-29T13:51:00Z" w16du:dateUtc="2026-09-29T08:51:00Z">
          <w:pPr>
            <w:shd w:val="clear" w:color="auto" w:fill="FFFFFF" w:themeFill="background1"/>
            <w:jc w:val="both"/>
          </w:pPr>
        </w:pPrChange>
      </w:pPr>
      <w:del w:id="14" w:author="Abdul MANAN" w:date="2026-07-06T13:22:00Z" w16du:dateUtc="2026-07-06T09:22:00Z">
        <w:r w:rsidRPr="00CE387C" w:rsidDel="00311423">
          <w:rPr>
            <w:rFonts w:ascii="Century Gothic" w:hAnsi="Century Gothic"/>
            <w:rPrChange w:id="15" w:author="Abdul MANAN" w:date="2026-09-29T13:52:00Z" w16du:dateUtc="2026-09-29T08:52:00Z">
              <w:rPr>
                <w:rFonts w:ascii="Century" w:hAnsi="Century" w:cs="Arial"/>
                <w:b/>
                <w:noProof/>
                <w:color w:val="000000" w:themeColor="text1"/>
              </w:rPr>
            </w:rPrChange>
          </w:rPr>
          <mc:AlternateContent>
            <mc:Choice Requires="wps">
              <w:drawing>
                <wp:anchor distT="0" distB="0" distL="114300" distR="114300" simplePos="0" relativeHeight="251659264" behindDoc="0" locked="0" layoutInCell="1" allowOverlap="1" wp14:anchorId="6605252D" wp14:editId="6E70279B">
                  <wp:simplePos x="0" y="0"/>
                  <wp:positionH relativeFrom="column">
                    <wp:posOffset>-20097</wp:posOffset>
                  </wp:positionH>
                  <wp:positionV relativeFrom="paragraph">
                    <wp:posOffset>262283</wp:posOffset>
                  </wp:positionV>
                  <wp:extent cx="6106795" cy="1"/>
                  <wp:effectExtent l="0" t="0" r="27305" b="19050"/>
                  <wp:wrapNone/>
                  <wp:docPr id="2" name="Straight Connector 2"/>
                  <wp:cNvGraphicFramePr/>
                  <a:graphic xmlns:a="http://schemas.openxmlformats.org/drawingml/2006/main">
                    <a:graphicData uri="http://schemas.microsoft.com/office/word/2010/wordprocessingShape">
                      <wps:wsp>
                        <wps:cNvCnPr/>
                        <wps:spPr>
                          <a:xfrm flipV="1">
                            <a:off x="0" y="0"/>
                            <a:ext cx="6106795" cy="1"/>
                          </a:xfrm>
                          <a:prstGeom prst="line">
                            <a:avLst/>
                          </a:prstGeom>
                          <a:ln>
                            <a:solidFill>
                              <a:schemeClr val="tx1"/>
                            </a:solidFill>
                          </a:ln>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EEBC2"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20.65pt" to="479.25pt,2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" strokecolor="black [3213]"/>
              </w:pict>
            </mc:Fallback>
          </mc:AlternateContent>
        </w:r>
        <w:r w:rsidRPr="00CE387C" w:rsidDel="00311423">
          <w:rPr>
            <w:rFonts w:ascii="Century Gothic" w:hAnsi="Century Gothic"/>
            <w:rPrChange w:id="16" w:author="Abdul MANAN" w:date="2026-09-29T13:52:00Z" w16du:dateUtc="2026-09-29T08:52:00Z">
              <w:rPr>
                <w:rFonts w:ascii="Century" w:hAnsi="Century" w:cs="Arial"/>
                <w:b/>
                <w:color w:val="000000" w:themeColor="text1"/>
                <w14:shadow w14:blurRad="50800" w14:dist="38100" w14:dir="2700000" w14:sx="100000" w14:sy="100000" w14:kx="0" w14:ky="0" w14:algn="tl">
                  <w14:srgbClr w14:val="000000">
                    <w14:alpha w14:val="60000"/>
                  </w14:srgbClr>
                </w14:shadow>
              </w:rPr>
            </w:rPrChange>
          </w:rPr>
          <w:delText>INTRODUCTION</w:delText>
        </w:r>
      </w:del>
    </w:p>
    <w:p w14:paraId="0D2AB2A4" w14:textId="77777777" w:rsidR="00F50B9C" w:rsidRPr="00CE387C" w:rsidDel="00311423" w:rsidRDefault="00F50B9C" w:rsidP="00F50B9C">
      <w:pPr>
        <w:spacing w:line="276" w:lineRule="auto"/>
        <w:jc w:val="both"/>
        <w:rPr>
          <w:del w:id="17" w:author="Abdul MANAN" w:date="2026-07-06T13:22:00Z" w16du:dateUtc="2026-07-06T09:22:00Z"/>
          <w:rFonts w:ascii="Century Gothic" w:hAnsi="Century Gothic"/>
          <w:rPrChange w:id="18" w:author="Abdul MANAN" w:date="2026-09-29T13:52:00Z" w16du:dateUtc="2026-09-29T08:52:00Z">
            <w:rPr>
              <w:del w:id="19" w:author="Abdul MANAN" w:date="2026-07-06T13:22:00Z" w16du:dateUtc="2026-07-06T09:22:00Z"/>
              <w:rFonts w:ascii="Century" w:hAnsi="Century" w:cs="Arial"/>
            </w:rPr>
          </w:rPrChange>
        </w:rPr>
        <w:pPrChange w:id="20" w:author="Abdul MANAN" w:date="2026-09-29T13:51:00Z" w16du:dateUtc="2026-09-29T08:51:00Z">
          <w:pPr>
            <w:jc w:val="both"/>
          </w:pPr>
        </w:pPrChange>
      </w:pPr>
    </w:p>
    <w:p w14:paraId="3A13F4E0" w14:textId="77777777" w:rsidR="00F50B9C" w:rsidRPr="00CE387C" w:rsidDel="00311423" w:rsidRDefault="00F50B9C" w:rsidP="00F50B9C">
      <w:pPr>
        <w:spacing w:line="276" w:lineRule="auto"/>
        <w:jc w:val="both"/>
        <w:rPr>
          <w:del w:id="21" w:author="Abdul MANAN" w:date="2026-07-06T13:22:00Z" w16du:dateUtc="2026-07-06T09:22:00Z"/>
          <w:rFonts w:ascii="Century Gothic" w:hAnsi="Century Gothic"/>
          <w:rPrChange w:id="22" w:author="Abdul MANAN" w:date="2026-09-29T13:52:00Z" w16du:dateUtc="2026-09-29T08:52:00Z">
            <w:rPr>
              <w:del w:id="23" w:author="Abdul MANAN" w:date="2026-07-06T13:22:00Z" w16du:dateUtc="2026-07-06T09:22:00Z"/>
              <w:rFonts w:ascii="Century" w:eastAsia="Calibri" w:hAnsi="Century" w:cs="Arial"/>
            </w:rPr>
          </w:rPrChange>
        </w:rPr>
        <w:pPrChange w:id="24" w:author="Abdul MANAN" w:date="2026-09-29T13:51:00Z" w16du:dateUtc="2026-09-29T08:51:00Z">
          <w:pPr>
            <w:jc w:val="both"/>
          </w:pPr>
        </w:pPrChange>
      </w:pPr>
      <w:del w:id="25" w:author="Abdul MANAN" w:date="2026-07-06T13:22:00Z" w16du:dateUtc="2026-07-06T09:22:00Z">
        <w:r w:rsidRPr="00CE387C" w:rsidDel="00311423">
          <w:rPr>
            <w:rFonts w:ascii="Century Gothic" w:hAnsi="Century Gothic"/>
            <w:rPrChange w:id="26" w:author="Abdul MANAN" w:date="2026-09-29T13:52:00Z" w16du:dateUtc="2026-09-29T08:52:00Z">
              <w:rPr>
                <w:rFonts w:ascii="Century" w:eastAsia="Calibri" w:hAnsi="Century" w:cs="Arial"/>
              </w:rPr>
            </w:rPrChange>
          </w:rPr>
          <w:delText>LawShaoor Chambers is a full</w:delText>
        </w:r>
        <w:r w:rsidRPr="00CE387C" w:rsidDel="00311423">
          <w:rPr>
            <w:rFonts w:ascii="Cambria Math" w:hAnsi="Cambria Math" w:cs="Cambria Math"/>
            <w:rPrChange w:id="27" w:author="Abdul MANAN" w:date="2026-09-29T13:52:00Z" w16du:dateUtc="2026-09-29T08:52:00Z">
              <w:rPr>
                <w:rFonts w:ascii="Cambria Math" w:eastAsia="Calibri" w:hAnsi="Cambria Math" w:cs="Cambria Math"/>
              </w:rPr>
            </w:rPrChange>
          </w:rPr>
          <w:delText>‑</w:delText>
        </w:r>
        <w:r w:rsidRPr="00CE387C" w:rsidDel="00311423">
          <w:rPr>
            <w:rFonts w:ascii="Century Gothic" w:hAnsi="Century Gothic"/>
            <w:rPrChange w:id="28" w:author="Abdul MANAN" w:date="2026-09-29T13:52:00Z" w16du:dateUtc="2026-09-29T08:52:00Z">
              <w:rPr>
                <w:rFonts w:ascii="Century" w:eastAsia="Calibri" w:hAnsi="Century" w:cs="Arial"/>
              </w:rPr>
            </w:rPrChange>
          </w:rPr>
          <w:delText>service law firm based in Islamabad, with associated offices in other major cities of Pakistan. We are committed to providing clear, practical, and reliable legal services that meet the commercial needs of our clients. Our approach is to simplify complex legal issues and offer solutions that are both legally sound and commercially workable.</w:delText>
        </w:r>
      </w:del>
    </w:p>
    <w:p w14:paraId="2AA6112A" w14:textId="77777777" w:rsidR="00F50B9C" w:rsidRPr="00CE387C" w:rsidDel="00311423" w:rsidRDefault="00F50B9C" w:rsidP="00F50B9C">
      <w:pPr>
        <w:spacing w:line="276" w:lineRule="auto"/>
        <w:jc w:val="both"/>
        <w:rPr>
          <w:del w:id="29" w:author="Abdul MANAN" w:date="2026-07-06T13:22:00Z" w16du:dateUtc="2026-07-06T09:22:00Z"/>
          <w:rFonts w:ascii="Century Gothic" w:hAnsi="Century Gothic"/>
          <w:rPrChange w:id="30" w:author="Abdul MANAN" w:date="2026-09-29T13:52:00Z" w16du:dateUtc="2026-09-29T08:52:00Z">
            <w:rPr>
              <w:del w:id="31" w:author="Abdul MANAN" w:date="2026-07-06T13:22:00Z" w16du:dateUtc="2026-07-06T09:22:00Z"/>
              <w:rFonts w:ascii="Century" w:eastAsia="Calibri" w:hAnsi="Century" w:cs="Arial"/>
            </w:rPr>
          </w:rPrChange>
        </w:rPr>
        <w:pPrChange w:id="32" w:author="Abdul MANAN" w:date="2026-09-29T13:51:00Z" w16du:dateUtc="2026-09-29T08:51:00Z">
          <w:pPr>
            <w:jc w:val="both"/>
          </w:pPr>
        </w:pPrChange>
      </w:pPr>
    </w:p>
    <w:p w14:paraId="3FED3F4A" w14:textId="77777777" w:rsidR="00F50B9C" w:rsidRPr="00CE387C" w:rsidDel="00311423" w:rsidRDefault="00F50B9C" w:rsidP="00F50B9C">
      <w:pPr>
        <w:spacing w:line="276" w:lineRule="auto"/>
        <w:jc w:val="both"/>
        <w:rPr>
          <w:del w:id="33" w:author="Abdul MANAN" w:date="2026-07-06T13:22:00Z" w16du:dateUtc="2026-07-06T09:22:00Z"/>
          <w:rFonts w:ascii="Century Gothic" w:hAnsi="Century Gothic"/>
          <w:rPrChange w:id="34" w:author="Abdul MANAN" w:date="2026-09-29T13:52:00Z" w16du:dateUtc="2026-09-29T08:52:00Z">
            <w:rPr>
              <w:del w:id="35" w:author="Abdul MANAN" w:date="2026-07-06T13:22:00Z" w16du:dateUtc="2026-07-06T09:22:00Z"/>
              <w:rFonts w:ascii="Century" w:eastAsia="Calibri" w:hAnsi="Century" w:cs="Arial"/>
            </w:rPr>
          </w:rPrChange>
        </w:rPr>
        <w:pPrChange w:id="36" w:author="Abdul MANAN" w:date="2026-09-29T13:51:00Z" w16du:dateUtc="2026-09-29T08:51:00Z">
          <w:pPr>
            <w:jc w:val="both"/>
          </w:pPr>
        </w:pPrChange>
      </w:pPr>
      <w:del w:id="37" w:author="Abdul MANAN" w:date="2026-07-06T13:22:00Z" w16du:dateUtc="2026-07-06T09:22:00Z">
        <w:r w:rsidRPr="00CE387C" w:rsidDel="00311423">
          <w:rPr>
            <w:rFonts w:ascii="Century Gothic" w:hAnsi="Century Gothic"/>
            <w:rPrChange w:id="38" w:author="Abdul MANAN" w:date="2026-09-29T13:52:00Z" w16du:dateUtc="2026-09-29T08:52:00Z">
              <w:rPr>
                <w:rFonts w:ascii="Century" w:eastAsia="Calibri" w:hAnsi="Century" w:cs="Arial"/>
              </w:rPr>
            </w:rPrChange>
          </w:rPr>
          <w:delText>The Firm combines the experience of its partners with the skills of a dedicated team of associates to handle a wide range of civil, commercial, corporate, regulatory, and dispute resolution matters. We act for local and foreign companies, financial institutions, non</w:delText>
        </w:r>
        <w:r w:rsidRPr="00CE387C" w:rsidDel="00311423">
          <w:rPr>
            <w:rFonts w:ascii="Cambria Math" w:hAnsi="Cambria Math" w:cs="Cambria Math"/>
            <w:rPrChange w:id="39" w:author="Abdul MANAN" w:date="2026-09-29T13:52:00Z" w16du:dateUtc="2026-09-29T08:52:00Z">
              <w:rPr>
                <w:rFonts w:ascii="Cambria Math" w:eastAsia="Calibri" w:hAnsi="Cambria Math" w:cs="Cambria Math"/>
              </w:rPr>
            </w:rPrChange>
          </w:rPr>
          <w:delText>‑</w:delText>
        </w:r>
        <w:r w:rsidRPr="00CE387C" w:rsidDel="00311423">
          <w:rPr>
            <w:rFonts w:ascii="Century Gothic" w:hAnsi="Century Gothic"/>
            <w:rPrChange w:id="40" w:author="Abdul MANAN" w:date="2026-09-29T13:52:00Z" w16du:dateUtc="2026-09-29T08:52:00Z">
              <w:rPr>
                <w:rFonts w:ascii="Century" w:eastAsia="Calibri" w:hAnsi="Century" w:cs="Arial"/>
              </w:rPr>
            </w:rPrChange>
          </w:rPr>
          <w:delText>profit organizations, and individual clients. In every matter, we focus on professionalism, efficiency, and the best interests of the client.</w:delText>
        </w:r>
      </w:del>
    </w:p>
    <w:p w14:paraId="0BA1DB38" w14:textId="77777777" w:rsidR="00F50B9C" w:rsidRPr="00CE387C" w:rsidDel="00311423" w:rsidRDefault="00F50B9C" w:rsidP="00F50B9C">
      <w:pPr>
        <w:spacing w:line="276" w:lineRule="auto"/>
        <w:jc w:val="both"/>
        <w:rPr>
          <w:del w:id="41" w:author="Abdul MANAN" w:date="2026-07-06T13:22:00Z" w16du:dateUtc="2026-07-06T09:22:00Z"/>
          <w:rFonts w:ascii="Century Gothic" w:hAnsi="Century Gothic"/>
          <w:rPrChange w:id="42" w:author="Abdul MANAN" w:date="2026-09-29T13:52:00Z" w16du:dateUtc="2026-09-29T08:52:00Z">
            <w:rPr>
              <w:del w:id="43" w:author="Abdul MANAN" w:date="2026-07-06T13:22:00Z" w16du:dateUtc="2026-07-06T09:22:00Z"/>
              <w:rFonts w:ascii="Century" w:eastAsia="Calibri" w:hAnsi="Century" w:cs="Arial"/>
            </w:rPr>
          </w:rPrChange>
        </w:rPr>
        <w:pPrChange w:id="44" w:author="Abdul MANAN" w:date="2026-09-29T13:51:00Z" w16du:dateUtc="2026-09-29T08:51:00Z">
          <w:pPr>
            <w:jc w:val="both"/>
          </w:pPr>
        </w:pPrChange>
      </w:pPr>
    </w:p>
    <w:p w14:paraId="5B63A4F2" w14:textId="77777777" w:rsidR="00F50B9C" w:rsidRPr="00CE387C" w:rsidDel="00311423" w:rsidRDefault="00F50B9C" w:rsidP="00F50B9C">
      <w:pPr>
        <w:spacing w:line="276" w:lineRule="auto"/>
        <w:jc w:val="both"/>
        <w:rPr>
          <w:del w:id="45" w:author="Abdul MANAN" w:date="2026-07-06T13:22:00Z" w16du:dateUtc="2026-07-06T09:22:00Z"/>
          <w:rFonts w:ascii="Century Gothic" w:hAnsi="Century Gothic"/>
          <w:rPrChange w:id="46" w:author="Abdul MANAN" w:date="2026-09-29T13:52:00Z" w16du:dateUtc="2026-09-29T08:52:00Z">
            <w:rPr>
              <w:del w:id="47" w:author="Abdul MANAN" w:date="2026-07-06T13:22:00Z" w16du:dateUtc="2026-07-06T09:22:00Z"/>
              <w:rFonts w:ascii="Century" w:eastAsia="Calibri" w:hAnsi="Century" w:cs="Arial"/>
            </w:rPr>
          </w:rPrChange>
        </w:rPr>
        <w:pPrChange w:id="48" w:author="Abdul MANAN" w:date="2026-09-29T13:51:00Z" w16du:dateUtc="2026-09-29T08:51:00Z">
          <w:pPr>
            <w:jc w:val="both"/>
          </w:pPr>
        </w:pPrChange>
      </w:pPr>
      <w:del w:id="49" w:author="Abdul MANAN" w:date="2026-07-06T13:22:00Z" w16du:dateUtc="2026-07-06T09:22:00Z">
        <w:r w:rsidRPr="00CE387C" w:rsidDel="00311423">
          <w:rPr>
            <w:rFonts w:ascii="Century Gothic" w:hAnsi="Century Gothic"/>
            <w:rPrChange w:id="50" w:author="Abdul MANAN" w:date="2026-09-29T13:52:00Z" w16du:dateUtc="2026-09-29T08:52:00Z">
              <w:rPr>
                <w:rFonts w:ascii="Century" w:eastAsia="Calibri" w:hAnsi="Century" w:cs="Arial"/>
              </w:rPr>
            </w:rPrChange>
          </w:rPr>
          <w:delText>LawShaoor Chambers has developed strength in sectors that are heavily regulated and commercially sensitive, including banking and finance, energy and natural resources, infrastructure, and corporate transactions. Our lawyers are familiar with the regulatory landscape in Pakistan and regularly appear before courts, tribunals, and regulatory authorities. Through this combination of advisory and contentious work, we aim to provide comprehensive legal support to clients operating in complex business environments.</w:delText>
        </w:r>
      </w:del>
    </w:p>
    <w:p w14:paraId="18BBBB32" w14:textId="77777777" w:rsidR="00F50B9C" w:rsidRPr="00CE387C" w:rsidDel="00311423" w:rsidRDefault="00F50B9C" w:rsidP="00F50B9C">
      <w:pPr>
        <w:spacing w:line="276" w:lineRule="auto"/>
        <w:jc w:val="both"/>
        <w:rPr>
          <w:del w:id="51" w:author="Abdul MANAN" w:date="2026-07-06T13:22:00Z" w16du:dateUtc="2026-07-06T09:22:00Z"/>
          <w:rFonts w:ascii="Century Gothic" w:hAnsi="Century Gothic"/>
          <w:rPrChange w:id="52" w:author="Abdul MANAN" w:date="2026-09-29T13:52:00Z" w16du:dateUtc="2026-09-29T08:52:00Z">
            <w:rPr>
              <w:del w:id="53" w:author="Abdul MANAN" w:date="2026-07-06T13:22:00Z" w16du:dateUtc="2026-07-06T09:22:00Z"/>
              <w:rFonts w:ascii="Century" w:eastAsia="Calibri" w:hAnsi="Century" w:cs="Arial"/>
            </w:rPr>
          </w:rPrChange>
        </w:rPr>
        <w:pPrChange w:id="54" w:author="Abdul MANAN" w:date="2026-09-29T13:51:00Z" w16du:dateUtc="2026-09-29T08:51:00Z">
          <w:pPr>
            <w:jc w:val="both"/>
          </w:pPr>
        </w:pPrChange>
      </w:pPr>
      <w:del w:id="55" w:author="Abdul MANAN" w:date="2026-07-06T13:22:00Z" w16du:dateUtc="2026-07-06T09:22:00Z">
        <w:r w:rsidRPr="00CE387C" w:rsidDel="00311423">
          <w:rPr>
            <w:rFonts w:ascii="Century Gothic" w:hAnsi="Century Gothic"/>
            <w:rPrChange w:id="56" w:author="Abdul MANAN" w:date="2026-09-29T13:52:00Z" w16du:dateUtc="2026-09-29T08:52:00Z">
              <w:rPr>
                <w:rFonts w:ascii="Century" w:eastAsia="Calibri" w:hAnsi="Century" w:cs="Arial"/>
              </w:rPr>
            </w:rPrChange>
          </w:rPr>
          <w:br/>
          <w:delText>LawShaoor Chambers works in strategic partnership with M.B. KEMP (ME) LLP, a law firm with offices in Hong Kong, London, Milan and Abu Dhabi. Through this collaboration, we are able to support clients on matters involving the UAE, DIFC, ADGM and other international jurisdictions. Our partnership with M.B. KEMP (ME) LLP strengthens our cross</w:delText>
        </w:r>
        <w:r w:rsidRPr="00CE387C" w:rsidDel="00311423">
          <w:rPr>
            <w:rFonts w:ascii="Cambria Math" w:hAnsi="Cambria Math" w:cs="Cambria Math"/>
            <w:rPrChange w:id="57" w:author="Abdul MANAN" w:date="2026-09-29T13:52:00Z" w16du:dateUtc="2026-09-29T08:52:00Z">
              <w:rPr>
                <w:rFonts w:ascii="Cambria Math" w:eastAsia="Calibri" w:hAnsi="Cambria Math" w:cs="Cambria Math"/>
              </w:rPr>
            </w:rPrChange>
          </w:rPr>
          <w:delText>‑</w:delText>
        </w:r>
        <w:r w:rsidRPr="00CE387C" w:rsidDel="00311423">
          <w:rPr>
            <w:rFonts w:ascii="Century Gothic" w:hAnsi="Century Gothic"/>
            <w:rPrChange w:id="58" w:author="Abdul MANAN" w:date="2026-09-29T13:52:00Z" w16du:dateUtc="2026-09-29T08:52:00Z">
              <w:rPr>
                <w:rFonts w:ascii="Century" w:eastAsia="Calibri" w:hAnsi="Century" w:cs="Arial"/>
              </w:rPr>
            </w:rPrChange>
          </w:rPr>
          <w:delText>border capability and allows us to draw on the experience of a global team recognized for its work in corporate, commercial, banking and finance, restructuring, international arbitration and complex dispute resolution.</w:delText>
        </w:r>
      </w:del>
    </w:p>
    <w:p w14:paraId="75093A7D" w14:textId="77777777" w:rsidR="00F50B9C" w:rsidRPr="00CE387C" w:rsidDel="00311423" w:rsidRDefault="00F50B9C" w:rsidP="00F50B9C">
      <w:pPr>
        <w:spacing w:line="276" w:lineRule="auto"/>
        <w:jc w:val="both"/>
        <w:rPr>
          <w:del w:id="59" w:author="Abdul MANAN" w:date="2026-07-06T13:22:00Z" w16du:dateUtc="2026-07-06T09:22:00Z"/>
          <w:rFonts w:ascii="Century Gothic" w:hAnsi="Century Gothic"/>
          <w:rPrChange w:id="60" w:author="Abdul MANAN" w:date="2026-09-29T13:52:00Z" w16du:dateUtc="2026-09-29T08:52:00Z">
            <w:rPr>
              <w:del w:id="61" w:author="Abdul MANAN" w:date="2026-07-06T13:22:00Z" w16du:dateUtc="2026-07-06T09:22:00Z"/>
              <w:rFonts w:ascii="Century" w:eastAsia="Calibri" w:hAnsi="Century" w:cs="Arial"/>
            </w:rPr>
          </w:rPrChange>
        </w:rPr>
        <w:pPrChange w:id="62" w:author="Abdul MANAN" w:date="2026-09-29T13:51:00Z" w16du:dateUtc="2026-09-29T08:51:00Z">
          <w:pPr>
            <w:jc w:val="both"/>
          </w:pPr>
        </w:pPrChange>
      </w:pPr>
    </w:p>
    <w:p w14:paraId="7E15B8A1" w14:textId="77777777" w:rsidR="00F50B9C" w:rsidRPr="00CE387C" w:rsidDel="00311423" w:rsidRDefault="00F50B9C" w:rsidP="00F50B9C">
      <w:pPr>
        <w:spacing w:line="276" w:lineRule="auto"/>
        <w:jc w:val="both"/>
        <w:rPr>
          <w:del w:id="63" w:author="Abdul MANAN" w:date="2026-07-06T13:22:00Z" w16du:dateUtc="2026-07-06T09:22:00Z"/>
          <w:rFonts w:ascii="Century Gothic" w:hAnsi="Century Gothic"/>
          <w:rPrChange w:id="64" w:author="Abdul MANAN" w:date="2026-09-29T13:52:00Z" w16du:dateUtc="2026-09-29T08:52:00Z">
            <w:rPr>
              <w:del w:id="65" w:author="Abdul MANAN" w:date="2026-07-06T13:22:00Z" w16du:dateUtc="2026-07-06T09:22:00Z"/>
              <w:rFonts w:ascii="Century" w:hAnsi="Century" w:cs="Arial"/>
            </w:rPr>
          </w:rPrChange>
        </w:rPr>
        <w:pPrChange w:id="66" w:author="Abdul MANAN" w:date="2026-09-29T13:51:00Z" w16du:dateUtc="2026-09-29T08:51:00Z">
          <w:pPr>
            <w:jc w:val="both"/>
          </w:pPr>
        </w:pPrChange>
      </w:pPr>
    </w:p>
    <w:p w14:paraId="2258F5FF" w14:textId="77777777" w:rsidR="00F50B9C" w:rsidRPr="00CE387C" w:rsidDel="00311423" w:rsidRDefault="00F50B9C" w:rsidP="00F50B9C">
      <w:pPr>
        <w:spacing w:line="276" w:lineRule="auto"/>
        <w:jc w:val="both"/>
        <w:rPr>
          <w:del w:id="67" w:author="Abdul MANAN" w:date="2026-07-06T13:22:00Z" w16du:dateUtc="2026-07-06T09:22:00Z"/>
          <w:rFonts w:ascii="Century Gothic" w:hAnsi="Century Gothic"/>
          <w:rPrChange w:id="68" w:author="Abdul MANAN" w:date="2026-09-29T13:52:00Z" w16du:dateUtc="2026-09-29T08:52:00Z">
            <w:rPr>
              <w:del w:id="69" w:author="Abdul MANAN" w:date="2026-07-06T13:22:00Z" w16du:dateUtc="2026-07-06T09:22:00Z"/>
              <w:rFonts w:ascii="Century" w:hAnsi="Century" w:cs="Arial"/>
            </w:rPr>
          </w:rPrChange>
        </w:rPr>
        <w:pPrChange w:id="70" w:author="Abdul MANAN" w:date="2026-09-29T13:51:00Z" w16du:dateUtc="2026-09-29T08:51:00Z">
          <w:pPr>
            <w:jc w:val="both"/>
          </w:pPr>
        </w:pPrChange>
      </w:pPr>
    </w:p>
    <w:p w14:paraId="49E1F4B4" w14:textId="77777777" w:rsidR="00F50B9C" w:rsidRPr="00CE387C" w:rsidDel="00311423" w:rsidRDefault="00F50B9C" w:rsidP="00F50B9C">
      <w:pPr>
        <w:spacing w:line="276" w:lineRule="auto"/>
        <w:jc w:val="both"/>
        <w:rPr>
          <w:del w:id="71" w:author="Abdul MANAN" w:date="2026-07-06T13:22:00Z" w16du:dateUtc="2026-07-06T09:22:00Z"/>
          <w:rFonts w:ascii="Century Gothic" w:hAnsi="Century Gothic"/>
          <w:rPrChange w:id="72" w:author="Abdul MANAN" w:date="2026-09-29T13:52:00Z" w16du:dateUtc="2026-09-29T08:52:00Z">
            <w:rPr>
              <w:del w:id="73" w:author="Abdul MANAN" w:date="2026-07-06T13:22:00Z" w16du:dateUtc="2026-07-06T09:22:00Z"/>
              <w:rFonts w:ascii="Century" w:hAnsi="Century" w:cs="Arial"/>
            </w:rPr>
          </w:rPrChange>
        </w:rPr>
        <w:pPrChange w:id="74" w:author="Abdul MANAN" w:date="2026-09-29T13:51:00Z" w16du:dateUtc="2026-09-29T08:51:00Z">
          <w:pPr>
            <w:jc w:val="both"/>
          </w:pPr>
        </w:pPrChange>
      </w:pPr>
      <w:del w:id="75" w:author="Abdul MANAN" w:date="2026-07-06T13:22:00Z" w16du:dateUtc="2026-07-06T09:22:00Z">
        <w:r w:rsidRPr="00CE387C" w:rsidDel="00311423">
          <w:rPr>
            <w:rFonts w:ascii="Century Gothic" w:hAnsi="Century Gothic"/>
            <w:rPrChange w:id="76" w:author="Abdul MANAN" w:date="2026-09-29T13:52:00Z" w16du:dateUtc="2026-09-29T08:52:00Z">
              <w:rPr>
                <w:rFonts w:ascii="Century" w:hAnsi="Century" w:cs="Arial"/>
              </w:rPr>
            </w:rPrChange>
          </w:rPr>
          <w:br w:type="page"/>
        </w:r>
      </w:del>
    </w:p>
    <w:p w14:paraId="7C7578A6" w14:textId="77777777" w:rsidR="00F50B9C" w:rsidRPr="00CE387C" w:rsidDel="00311423" w:rsidRDefault="00F50B9C" w:rsidP="00F50B9C">
      <w:pPr>
        <w:spacing w:line="276" w:lineRule="auto"/>
        <w:jc w:val="both"/>
        <w:rPr>
          <w:del w:id="77" w:author="Abdul MANAN" w:date="2026-07-06T13:22:00Z" w16du:dateUtc="2026-07-06T09:22:00Z"/>
          <w:rFonts w:ascii="Century Gothic" w:hAnsi="Century Gothic"/>
          <w:rPrChange w:id="78" w:author="Abdul MANAN" w:date="2026-09-29T13:52:00Z" w16du:dateUtc="2026-09-29T08:52:00Z">
            <w:rPr>
              <w:del w:id="79" w:author="Abdul MANAN" w:date="2026-07-06T13:22:00Z" w16du:dateUtc="2026-07-06T09:22:00Z"/>
              <w:rFonts w:ascii="Century" w:hAnsi="Century" w:cs="Arial"/>
            </w:rPr>
          </w:rPrChange>
        </w:rPr>
        <w:pPrChange w:id="80" w:author="Abdul MANAN" w:date="2026-09-29T13:51:00Z" w16du:dateUtc="2026-09-29T08:51:00Z">
          <w:pPr>
            <w:jc w:val="both"/>
          </w:pPr>
        </w:pPrChange>
      </w:pPr>
    </w:p>
    <w:p w14:paraId="41A281A6" w14:textId="77777777" w:rsidR="00F50B9C" w:rsidRPr="00CE387C" w:rsidDel="00311423" w:rsidRDefault="00F50B9C" w:rsidP="00F50B9C">
      <w:pPr>
        <w:spacing w:line="276" w:lineRule="auto"/>
        <w:jc w:val="both"/>
        <w:rPr>
          <w:del w:id="81" w:author="Abdul MANAN" w:date="2026-07-06T13:22:00Z" w16du:dateUtc="2026-07-06T09:22:00Z"/>
          <w:rFonts w:ascii="Century Gothic" w:hAnsi="Century Gothic"/>
          <w:rPrChange w:id="82" w:author="Abdul MANAN" w:date="2026-09-29T13:52:00Z" w16du:dateUtc="2026-09-29T08:52:00Z">
            <w:rPr>
              <w:del w:id="83" w:author="Abdul MANAN" w:date="2026-07-06T13:22:00Z" w16du:dateUtc="2026-07-06T09:22:00Z"/>
              <w:rFonts w:ascii="Century" w:hAnsi="Century" w:cs="Arial"/>
            </w:rPr>
          </w:rPrChange>
        </w:rPr>
        <w:pPrChange w:id="84" w:author="Abdul MANAN" w:date="2026-09-29T13:51:00Z" w16du:dateUtc="2026-09-29T08:51:00Z">
          <w:pPr>
            <w:tabs>
              <w:tab w:val="left" w:pos="720"/>
              <w:tab w:val="decimal" w:pos="1142"/>
              <w:tab w:val="left" w:pos="1428"/>
              <w:tab w:val="decimal" w:pos="1570"/>
              <w:tab w:val="left" w:pos="2142"/>
              <w:tab w:val="left" w:pos="2856"/>
              <w:tab w:val="left" w:pos="3570"/>
              <w:tab w:val="left" w:pos="4284"/>
              <w:tab w:val="left" w:pos="4998"/>
              <w:tab w:val="left" w:pos="5712"/>
              <w:tab w:val="left" w:pos="6426"/>
              <w:tab w:val="center" w:pos="7140"/>
            </w:tabs>
            <w:suppressAutoHyphens/>
            <w:jc w:val="both"/>
          </w:pPr>
        </w:pPrChange>
      </w:pPr>
    </w:p>
    <w:p w14:paraId="12549533" w14:textId="77777777" w:rsidR="00F50B9C" w:rsidRPr="00CE387C" w:rsidDel="00311423" w:rsidRDefault="00F50B9C" w:rsidP="00F50B9C">
      <w:pPr>
        <w:spacing w:line="276" w:lineRule="auto"/>
        <w:jc w:val="both"/>
        <w:rPr>
          <w:del w:id="85" w:author="Abdul MANAN" w:date="2026-07-06T13:22:00Z" w16du:dateUtc="2026-07-06T09:22:00Z"/>
          <w:rFonts w:ascii="Century Gothic" w:hAnsi="Century Gothic"/>
          <w:rPrChange w:id="86" w:author="Abdul MANAN" w:date="2026-09-29T13:52:00Z" w16du:dateUtc="2026-09-29T08:52:00Z">
            <w:rPr>
              <w:del w:id="87" w:author="Abdul MANAN" w:date="2026-07-06T13:22:00Z" w16du:dateUtc="2026-07-06T09:22:00Z"/>
              <w:rFonts w:ascii="Century" w:hAnsi="Century"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Change>
        </w:rPr>
        <w:pPrChange w:id="88" w:author="Abdul MANAN" w:date="2026-09-29T13:51:00Z" w16du:dateUtc="2026-09-29T08:51:00Z">
          <w:pPr>
            <w:shd w:val="clear" w:color="auto" w:fill="BFBFBF" w:themeFill="background1" w:themeFillShade="BF"/>
            <w:jc w:val="center"/>
          </w:pPr>
        </w:pPrChange>
      </w:pPr>
      <w:del w:id="89" w:author="Abdul MANAN" w:date="2026-07-06T13:22:00Z" w16du:dateUtc="2026-07-06T09:22:00Z">
        <w:r w:rsidRPr="00CE387C" w:rsidDel="00311423">
          <w:rPr>
            <w:rFonts w:ascii="Century Gothic" w:hAnsi="Century Gothic"/>
            <w:rPrChange w:id="90" w:author="Abdul MANAN" w:date="2026-09-29T13:52:00Z" w16du:dateUtc="2026-09-29T08:52:00Z">
              <w:rPr>
                <w:rFonts w:ascii="Century" w:hAnsi="Century"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Change>
          </w:rPr>
          <w:delText>PRACTICE AREAS</w:delText>
        </w:r>
      </w:del>
    </w:p>
    <w:p w14:paraId="51EC7B7A" w14:textId="77777777" w:rsidR="00F50B9C" w:rsidRPr="00CE387C" w:rsidDel="00311423" w:rsidRDefault="00F50B9C" w:rsidP="00F50B9C">
      <w:pPr>
        <w:spacing w:line="276" w:lineRule="auto"/>
        <w:jc w:val="both"/>
        <w:rPr>
          <w:del w:id="91" w:author="Abdul MANAN" w:date="2026-07-06T13:22:00Z" w16du:dateUtc="2026-07-06T09:22:00Z"/>
          <w:rFonts w:ascii="Century Gothic" w:hAnsi="Century Gothic"/>
          <w:rPrChange w:id="92" w:author="Abdul MANAN" w:date="2026-09-29T13:52:00Z" w16du:dateUtc="2026-09-29T08:52:00Z">
            <w:rPr>
              <w:del w:id="93" w:author="Abdul MANAN" w:date="2026-07-06T13:22:00Z" w16du:dateUtc="2026-07-06T09:22:00Z"/>
              <w:rFonts w:ascii="Century" w:eastAsia="Times New Roman" w:hAnsi="Century" w:cs="Arial"/>
            </w:rPr>
          </w:rPrChange>
        </w:rPr>
        <w:pPrChange w:id="94" w:author="Abdul MANAN" w:date="2026-09-29T13:51:00Z" w16du:dateUtc="2026-09-29T08:51:00Z">
          <w:pPr>
            <w:tabs>
              <w:tab w:val="left" w:pos="720"/>
              <w:tab w:val="decimal" w:pos="1142"/>
              <w:tab w:val="left" w:pos="1428"/>
              <w:tab w:val="decimal" w:pos="1570"/>
              <w:tab w:val="left" w:pos="2142"/>
              <w:tab w:val="left" w:pos="2856"/>
              <w:tab w:val="left" w:pos="3570"/>
              <w:tab w:val="left" w:pos="4284"/>
              <w:tab w:val="left" w:pos="4998"/>
              <w:tab w:val="left" w:pos="5712"/>
              <w:tab w:val="left" w:pos="6426"/>
              <w:tab w:val="center" w:pos="7140"/>
            </w:tabs>
            <w:suppressAutoHyphens/>
            <w:jc w:val="both"/>
          </w:pPr>
        </w:pPrChange>
      </w:pPr>
    </w:p>
    <w:p w14:paraId="7849C8C4" w14:textId="77777777" w:rsidR="00F50B9C" w:rsidRPr="00CE387C" w:rsidDel="00311423" w:rsidRDefault="00F50B9C" w:rsidP="00F50B9C">
      <w:pPr>
        <w:spacing w:line="276" w:lineRule="auto"/>
        <w:jc w:val="both"/>
        <w:rPr>
          <w:del w:id="95" w:author="Abdul MANAN" w:date="2026-07-06T13:22:00Z" w16du:dateUtc="2026-07-06T09:22:00Z"/>
          <w:rFonts w:ascii="Century Gothic" w:hAnsi="Century Gothic"/>
          <w:rPrChange w:id="96" w:author="Abdul MANAN" w:date="2026-09-29T13:52:00Z" w16du:dateUtc="2026-09-29T08:52:00Z">
            <w:rPr>
              <w:del w:id="97" w:author="Abdul MANAN" w:date="2026-07-06T13:22:00Z" w16du:dateUtc="2026-07-06T09:22:00Z"/>
              <w:rFonts w:ascii="Century" w:hAnsi="Century" w:cs="Arial"/>
              <w:color w:val="000000" w:themeColor="text1"/>
              <w:shd w:val="clear" w:color="auto" w:fill="FFFFFF"/>
            </w:rPr>
          </w:rPrChange>
        </w:rPr>
        <w:pPrChange w:id="98" w:author="Abdul MANAN" w:date="2026-09-29T13:51:00Z" w16du:dateUtc="2026-09-29T08:51:00Z">
          <w:pPr>
            <w:jc w:val="both"/>
          </w:pPr>
        </w:pPrChange>
      </w:pPr>
      <w:del w:id="99" w:author="Abdul MANAN" w:date="2026-07-06T13:22:00Z" w16du:dateUtc="2026-07-06T09:22:00Z">
        <w:r w:rsidRPr="00CE387C" w:rsidDel="00311423">
          <w:rPr>
            <w:rFonts w:ascii="Century Gothic" w:hAnsi="Century Gothic"/>
            <w:rPrChange w:id="100" w:author="Abdul MANAN" w:date="2026-09-29T13:52:00Z" w16du:dateUtc="2026-09-29T08:52:00Z">
              <w:rPr>
                <w:rFonts w:ascii="Century" w:hAnsi="Century" w:cs="Arial"/>
                <w:b/>
                <w:bCs/>
                <w:i/>
                <w:iCs/>
                <w:color w:val="000000" w:themeColor="text1"/>
                <w:u w:val="single"/>
                <w:shd w:val="clear" w:color="auto" w:fill="FFFFFF"/>
              </w:rPr>
            </w:rPrChange>
          </w:rPr>
          <w:delText>BANKING &amp; FINANCE</w:delText>
        </w:r>
        <w:r w:rsidRPr="00CE387C" w:rsidDel="00311423">
          <w:rPr>
            <w:rFonts w:ascii="Century Gothic" w:hAnsi="Century Gothic"/>
            <w:rPrChange w:id="101" w:author="Abdul MANAN" w:date="2026-09-29T13:52:00Z" w16du:dateUtc="2026-09-29T08:52:00Z">
              <w:rPr>
                <w:rFonts w:ascii="Century" w:hAnsi="Century" w:cs="Arial"/>
                <w:b/>
                <w:bCs/>
                <w:color w:val="000000" w:themeColor="text1"/>
                <w:shd w:val="clear" w:color="auto" w:fill="FFFFFF"/>
              </w:rPr>
            </w:rPrChange>
          </w:rPr>
          <w:delText xml:space="preserve">: </w:delText>
        </w:r>
        <w:r w:rsidRPr="00CE387C" w:rsidDel="00311423">
          <w:rPr>
            <w:rFonts w:ascii="Century Gothic" w:hAnsi="Century Gothic"/>
            <w:rPrChange w:id="102" w:author="Abdul MANAN" w:date="2026-09-29T13:52:00Z" w16du:dateUtc="2026-09-29T08:52:00Z">
              <w:rPr>
                <w:rFonts w:ascii="Century" w:hAnsi="Century" w:cs="Arial"/>
                <w:color w:val="000000" w:themeColor="text1"/>
                <w:shd w:val="clear" w:color="auto" w:fill="FFFFFF"/>
              </w:rPr>
            </w:rPrChange>
          </w:rPr>
          <w:delText>The Firm regularly advises commercial banks, financial institutions, and non-banking finance companies (NBFCs) on a wide array of matters. Our expertise encompasses syndicated financing, Islamic modes of finance, debt restructuring, and the drafting and vetting of complex security documentation. We provide strategic counsel on regulatory compliance with State Bank of Pakistan (SBP) directives and represent financial institutions in high-value recovery suits and foreclosure proceedings before specialized Banking Courts and Tribunals.</w:delText>
        </w:r>
      </w:del>
    </w:p>
    <w:p w14:paraId="41A7F20D" w14:textId="77777777" w:rsidR="00F50B9C" w:rsidRPr="00CE387C" w:rsidDel="00311423" w:rsidRDefault="00F50B9C" w:rsidP="00F50B9C">
      <w:pPr>
        <w:spacing w:line="276" w:lineRule="auto"/>
        <w:jc w:val="both"/>
        <w:rPr>
          <w:del w:id="103" w:author="Abdul MANAN" w:date="2026-07-06T13:22:00Z" w16du:dateUtc="2026-07-06T09:22:00Z"/>
          <w:rFonts w:ascii="Century Gothic" w:hAnsi="Century Gothic"/>
          <w:rPrChange w:id="104" w:author="Abdul MANAN" w:date="2026-09-29T13:52:00Z" w16du:dateUtc="2026-09-29T08:52:00Z">
            <w:rPr>
              <w:del w:id="105" w:author="Abdul MANAN" w:date="2026-07-06T13:22:00Z" w16du:dateUtc="2026-07-06T09:22:00Z"/>
              <w:rFonts w:ascii="Century" w:hAnsi="Century" w:cs="Arial"/>
              <w:i/>
              <w:iCs/>
              <w:color w:val="000000" w:themeColor="text1"/>
              <w:u w:val="single"/>
              <w:shd w:val="clear" w:color="auto" w:fill="FFFFFF"/>
            </w:rPr>
          </w:rPrChange>
        </w:rPr>
        <w:pPrChange w:id="106" w:author="Abdul MANAN" w:date="2026-09-29T13:51:00Z" w16du:dateUtc="2026-09-29T08:51:00Z">
          <w:pPr>
            <w:jc w:val="both"/>
          </w:pPr>
        </w:pPrChange>
      </w:pPr>
    </w:p>
    <w:p w14:paraId="62FDB74F" w14:textId="77777777" w:rsidR="00F50B9C" w:rsidRPr="00CE387C" w:rsidDel="00311423" w:rsidRDefault="00F50B9C" w:rsidP="00F50B9C">
      <w:pPr>
        <w:spacing w:line="276" w:lineRule="auto"/>
        <w:jc w:val="both"/>
        <w:rPr>
          <w:del w:id="107" w:author="Abdul MANAN" w:date="2026-07-06T13:22:00Z" w16du:dateUtc="2026-07-06T09:22:00Z"/>
          <w:rFonts w:ascii="Century Gothic" w:hAnsi="Century Gothic"/>
          <w:rPrChange w:id="108" w:author="Abdul MANAN" w:date="2026-09-29T13:52:00Z" w16du:dateUtc="2026-09-29T08:52:00Z">
            <w:rPr>
              <w:del w:id="109" w:author="Abdul MANAN" w:date="2026-07-06T13:22:00Z" w16du:dateUtc="2026-07-06T09:22:00Z"/>
              <w:rFonts w:ascii="Century" w:hAnsi="Century" w:cs="Arial"/>
              <w:color w:val="000000" w:themeColor="text1"/>
              <w:shd w:val="clear" w:color="auto" w:fill="FFFFFF"/>
            </w:rPr>
          </w:rPrChange>
        </w:rPr>
        <w:pPrChange w:id="110" w:author="Abdul MANAN" w:date="2026-09-29T13:51:00Z" w16du:dateUtc="2026-09-29T08:51:00Z">
          <w:pPr>
            <w:jc w:val="both"/>
          </w:pPr>
        </w:pPrChange>
      </w:pPr>
      <w:del w:id="111" w:author="Abdul MANAN" w:date="2026-07-06T13:22:00Z" w16du:dateUtc="2026-07-06T09:22:00Z">
        <w:r w:rsidRPr="00CE387C" w:rsidDel="00311423">
          <w:rPr>
            <w:rFonts w:ascii="Century Gothic" w:hAnsi="Century Gothic"/>
            <w:rPrChange w:id="112" w:author="Abdul MANAN" w:date="2026-09-29T13:52:00Z" w16du:dateUtc="2026-09-29T08:52:00Z">
              <w:rPr>
                <w:rFonts w:ascii="Century" w:hAnsi="Century" w:cs="Arial"/>
                <w:b/>
                <w:bCs/>
                <w:i/>
                <w:iCs/>
                <w:color w:val="000000" w:themeColor="text1"/>
                <w:u w:val="single"/>
                <w:shd w:val="clear" w:color="auto" w:fill="FFFFFF"/>
              </w:rPr>
            </w:rPrChange>
          </w:rPr>
          <w:delText>CORPORATE &amp; COMMERCIAL</w:delText>
        </w:r>
        <w:r w:rsidRPr="00CE387C" w:rsidDel="00311423">
          <w:rPr>
            <w:rFonts w:ascii="Century Gothic" w:hAnsi="Century Gothic"/>
            <w:rPrChange w:id="113" w:author="Abdul MANAN" w:date="2026-09-29T13:52:00Z" w16du:dateUtc="2026-09-29T08:52:00Z">
              <w:rPr>
                <w:rFonts w:ascii="Century" w:hAnsi="Century" w:cs="Arial"/>
                <w:b/>
                <w:bCs/>
                <w:color w:val="000000" w:themeColor="text1"/>
                <w:shd w:val="clear" w:color="auto" w:fill="FFFFFF"/>
              </w:rPr>
            </w:rPrChange>
          </w:rPr>
          <w:delText>:</w:delText>
        </w:r>
        <w:r w:rsidRPr="00CE387C" w:rsidDel="00311423">
          <w:rPr>
            <w:rFonts w:ascii="Century Gothic" w:hAnsi="Century Gothic"/>
            <w:rPrChange w:id="114" w:author="Abdul MANAN" w:date="2026-09-29T13:52:00Z" w16du:dateUtc="2026-09-29T08:52:00Z">
              <w:rPr>
                <w:rFonts w:ascii="Century" w:hAnsi="Century" w:cs="Arial"/>
                <w:color w:val="000000" w:themeColor="text1"/>
                <w:shd w:val="clear" w:color="auto" w:fill="FFFFFF"/>
              </w:rPr>
            </w:rPrChange>
          </w:rPr>
          <w:delText xml:space="preserve">  The Lawyers of the Firm have experience in mainstream and specialized corporate and commercial matters that extend to a diverse range of matters such as incorporation of companies, dissolutions, corporate governance, mergers and acquisitions, Islamic modes of investment, licensing, corporate organization, exchange and repatriation controls, tax, and risk insurance and liaison with concerned regulatory bodies such as the  Securities &amp; Exchange Commission of Pakistan, the State Bank of Pakistan, the Federal Board of Revenue, the Competition Commission of Pakistan etc. </w:delText>
        </w:r>
      </w:del>
    </w:p>
    <w:p w14:paraId="3A6E42B1" w14:textId="77777777" w:rsidR="00F50B9C" w:rsidRPr="00CE387C" w:rsidDel="00311423" w:rsidRDefault="00F50B9C" w:rsidP="00F50B9C">
      <w:pPr>
        <w:spacing w:line="276" w:lineRule="auto"/>
        <w:jc w:val="both"/>
        <w:rPr>
          <w:del w:id="115" w:author="Abdul MANAN" w:date="2026-07-06T13:22:00Z" w16du:dateUtc="2026-07-06T09:22:00Z"/>
          <w:rFonts w:ascii="Century Gothic" w:hAnsi="Century Gothic"/>
          <w:rPrChange w:id="116" w:author="Abdul MANAN" w:date="2026-09-29T13:52:00Z" w16du:dateUtc="2026-09-29T08:52:00Z">
            <w:rPr>
              <w:del w:id="117" w:author="Abdul MANAN" w:date="2026-07-06T13:22:00Z" w16du:dateUtc="2026-07-06T09:22:00Z"/>
              <w:rFonts w:ascii="Century" w:hAnsi="Century" w:cs="Arial"/>
              <w:color w:val="000000" w:themeColor="text1"/>
              <w:shd w:val="clear" w:color="auto" w:fill="FFFFFF"/>
            </w:rPr>
          </w:rPrChange>
        </w:rPr>
        <w:pPrChange w:id="118" w:author="Abdul MANAN" w:date="2026-09-29T13:51:00Z" w16du:dateUtc="2026-09-29T08:51:00Z">
          <w:pPr>
            <w:jc w:val="both"/>
          </w:pPr>
        </w:pPrChange>
      </w:pPr>
    </w:p>
    <w:p w14:paraId="330156D8" w14:textId="77777777" w:rsidR="00F50B9C" w:rsidRPr="00CE387C" w:rsidDel="00311423" w:rsidRDefault="00F50B9C" w:rsidP="00F50B9C">
      <w:pPr>
        <w:spacing w:line="276" w:lineRule="auto"/>
        <w:jc w:val="both"/>
        <w:rPr>
          <w:del w:id="119" w:author="Abdul MANAN" w:date="2026-07-06T13:22:00Z" w16du:dateUtc="2026-07-06T09:22:00Z"/>
          <w:rFonts w:ascii="Century Gothic" w:hAnsi="Century Gothic"/>
          <w:rPrChange w:id="120" w:author="Abdul MANAN" w:date="2026-09-29T13:52:00Z" w16du:dateUtc="2026-09-29T08:52:00Z">
            <w:rPr>
              <w:del w:id="121" w:author="Abdul MANAN" w:date="2026-07-06T13:22:00Z" w16du:dateUtc="2026-07-06T09:22:00Z"/>
              <w:rFonts w:ascii="Century" w:hAnsi="Century" w:cs="Arial"/>
              <w:color w:val="000000" w:themeColor="text1"/>
              <w:shd w:val="clear" w:color="auto" w:fill="FFFFFF"/>
            </w:rPr>
          </w:rPrChange>
        </w:rPr>
        <w:pPrChange w:id="122" w:author="Abdul MANAN" w:date="2026-09-29T13:51:00Z" w16du:dateUtc="2026-09-29T08:51:00Z">
          <w:pPr>
            <w:tabs>
              <w:tab w:val="left" w:pos="720"/>
              <w:tab w:val="center" w:pos="4525"/>
            </w:tabs>
            <w:suppressAutoHyphens/>
            <w:jc w:val="both"/>
          </w:pPr>
        </w:pPrChange>
      </w:pPr>
      <w:del w:id="123" w:author="Abdul MANAN" w:date="2026-07-06T13:22:00Z" w16du:dateUtc="2026-07-06T09:22:00Z">
        <w:r w:rsidRPr="00CE387C" w:rsidDel="00311423">
          <w:rPr>
            <w:rFonts w:ascii="Century Gothic" w:hAnsi="Century Gothic"/>
            <w:rPrChange w:id="124" w:author="Abdul MANAN" w:date="2026-09-29T13:52:00Z" w16du:dateUtc="2026-09-29T08:52:00Z">
              <w:rPr>
                <w:rFonts w:ascii="Century" w:hAnsi="Century" w:cs="Arial"/>
                <w:b/>
                <w:bCs/>
                <w:i/>
                <w:iCs/>
                <w:color w:val="000000" w:themeColor="text1"/>
                <w:u w:val="single"/>
                <w:shd w:val="clear" w:color="auto" w:fill="FFFFFF"/>
              </w:rPr>
            </w:rPrChange>
          </w:rPr>
          <w:delText xml:space="preserve">ENERGY AND NATURAL RESOURCES: </w:delText>
        </w:r>
        <w:r w:rsidRPr="00CE387C" w:rsidDel="00311423">
          <w:rPr>
            <w:rFonts w:ascii="Century Gothic" w:hAnsi="Century Gothic"/>
            <w:rPrChange w:id="125" w:author="Abdul MANAN" w:date="2026-09-29T13:52:00Z" w16du:dateUtc="2026-09-29T08:52:00Z">
              <w:rPr>
                <w:rFonts w:ascii="Century" w:hAnsi="Century" w:cs="Arial"/>
                <w:color w:val="000000" w:themeColor="text1"/>
                <w:shd w:val="clear" w:color="auto" w:fill="FFFFFF"/>
              </w:rPr>
            </w:rPrChange>
          </w:rPr>
          <w:delText>LawShaoor Chambers has developed strong capabilities in the energy and petroleum sectors. Our Lawyers have advised clients across the upstream, midstream, and downstream chain, including matters involving OGRA, DGPC, and the Ministry of Energy. Our work includes assistance with licensing, concession agreements, joint operating agreements, LNG supply and storage arrangements, pipeline and terminal development, refinery documentation, EPC contracts, fuel supply arrangements, and environmental compliance. We also assist with cross</w:delText>
        </w:r>
        <w:r w:rsidRPr="00CE387C" w:rsidDel="00311423">
          <w:rPr>
            <w:rFonts w:ascii="Cambria Math" w:hAnsi="Cambria Math" w:cs="Cambria Math"/>
            <w:rPrChange w:id="126" w:author="Abdul MANAN" w:date="2026-09-29T13:52:00Z" w16du:dateUtc="2026-09-29T08:52:00Z">
              <w:rPr>
                <w:rFonts w:ascii="Cambria Math" w:hAnsi="Cambria Math" w:cs="Cambria Math"/>
                <w:color w:val="000000" w:themeColor="text1"/>
                <w:shd w:val="clear" w:color="auto" w:fill="FFFFFF"/>
              </w:rPr>
            </w:rPrChange>
          </w:rPr>
          <w:delText>‑</w:delText>
        </w:r>
        <w:r w:rsidRPr="00CE387C" w:rsidDel="00311423">
          <w:rPr>
            <w:rFonts w:ascii="Century Gothic" w:hAnsi="Century Gothic"/>
            <w:rPrChange w:id="127" w:author="Abdul MANAN" w:date="2026-09-29T13:52:00Z" w16du:dateUtc="2026-09-29T08:52:00Z">
              <w:rPr>
                <w:rFonts w:ascii="Century" w:hAnsi="Century" w:cs="Arial"/>
                <w:color w:val="000000" w:themeColor="text1"/>
                <w:shd w:val="clear" w:color="auto" w:fill="FFFFFF"/>
              </w:rPr>
            </w:rPrChange>
          </w:rPr>
          <w:delText>border energy transactions and regulatory matters affecting both local and international investors. Our lawyers also possess extensive experience of representing petroleum companies in high-stakes litigation matters.</w:delText>
        </w:r>
      </w:del>
    </w:p>
    <w:p w14:paraId="556D6E70" w14:textId="77777777" w:rsidR="00F50B9C" w:rsidRPr="00CE387C" w:rsidDel="00311423" w:rsidRDefault="00F50B9C" w:rsidP="00F50B9C">
      <w:pPr>
        <w:spacing w:line="276" w:lineRule="auto"/>
        <w:jc w:val="both"/>
        <w:rPr>
          <w:del w:id="128" w:author="Abdul MANAN" w:date="2026-07-06T13:22:00Z" w16du:dateUtc="2026-07-06T09:22:00Z"/>
          <w:rFonts w:ascii="Century Gothic" w:hAnsi="Century Gothic"/>
          <w:rPrChange w:id="129" w:author="Abdul MANAN" w:date="2026-09-29T13:52:00Z" w16du:dateUtc="2026-09-29T08:52:00Z">
            <w:rPr>
              <w:del w:id="130" w:author="Abdul MANAN" w:date="2026-07-06T13:22:00Z" w16du:dateUtc="2026-07-06T09:22:00Z"/>
              <w:rFonts w:ascii="Century" w:hAnsi="Century" w:cs="Arial"/>
              <w:color w:val="000000" w:themeColor="text1"/>
              <w:shd w:val="clear" w:color="auto" w:fill="FFFFFF"/>
            </w:rPr>
          </w:rPrChange>
        </w:rPr>
        <w:pPrChange w:id="131" w:author="Abdul MANAN" w:date="2026-09-29T13:51:00Z" w16du:dateUtc="2026-09-29T08:51:00Z">
          <w:pPr>
            <w:tabs>
              <w:tab w:val="left" w:pos="720"/>
              <w:tab w:val="center" w:pos="4525"/>
            </w:tabs>
            <w:suppressAutoHyphens/>
            <w:jc w:val="both"/>
          </w:pPr>
        </w:pPrChange>
      </w:pPr>
    </w:p>
    <w:p w14:paraId="6232B3F3" w14:textId="77777777" w:rsidR="00F50B9C" w:rsidRPr="00CE387C" w:rsidDel="00311423" w:rsidRDefault="00F50B9C" w:rsidP="00F50B9C">
      <w:pPr>
        <w:spacing w:line="276" w:lineRule="auto"/>
        <w:jc w:val="both"/>
        <w:rPr>
          <w:del w:id="132" w:author="Abdul MANAN" w:date="2026-07-06T13:22:00Z" w16du:dateUtc="2026-07-06T09:22:00Z"/>
          <w:rFonts w:ascii="Century Gothic" w:hAnsi="Century Gothic"/>
          <w:rPrChange w:id="133" w:author="Abdul MANAN" w:date="2026-09-29T13:52:00Z" w16du:dateUtc="2026-09-29T08:52:00Z">
            <w:rPr>
              <w:del w:id="134" w:author="Abdul MANAN" w:date="2026-07-06T13:22:00Z" w16du:dateUtc="2026-07-06T09:22:00Z"/>
              <w:rFonts w:ascii="Century" w:eastAsia="Times New Roman" w:hAnsi="Century" w:cs="Arial"/>
              <w:spacing w:val="-3"/>
            </w:rPr>
          </w:rPrChange>
        </w:rPr>
        <w:pPrChange w:id="135" w:author="Abdul MANAN" w:date="2026-09-29T13:51:00Z" w16du:dateUtc="2026-09-29T08:51:00Z">
          <w:pPr>
            <w:tabs>
              <w:tab w:val="left" w:pos="720"/>
              <w:tab w:val="center" w:pos="4525"/>
            </w:tabs>
            <w:suppressAutoHyphens/>
            <w:jc w:val="both"/>
          </w:pPr>
        </w:pPrChange>
      </w:pPr>
      <w:del w:id="136" w:author="Abdul MANAN" w:date="2026-07-06T13:22:00Z" w16du:dateUtc="2026-07-06T09:22:00Z">
        <w:r w:rsidRPr="00CE387C" w:rsidDel="00311423">
          <w:rPr>
            <w:rFonts w:ascii="Century Gothic" w:hAnsi="Century Gothic"/>
            <w:rPrChange w:id="137" w:author="Abdul MANAN" w:date="2026-09-29T13:52:00Z" w16du:dateUtc="2026-09-29T08:52:00Z">
              <w:rPr>
                <w:rFonts w:ascii="Century" w:eastAsia="Times New Roman" w:hAnsi="Century" w:cs="Arial"/>
                <w:b/>
                <w:bCs/>
                <w:i/>
                <w:iCs/>
                <w:spacing w:val="-3"/>
                <w:u w:val="single"/>
              </w:rPr>
            </w:rPrChange>
          </w:rPr>
          <w:delText>CONSTRUCTION AND OPERATION</w:delText>
        </w:r>
        <w:r w:rsidRPr="00CE387C" w:rsidDel="00311423">
          <w:rPr>
            <w:rFonts w:ascii="Century Gothic" w:hAnsi="Century Gothic"/>
            <w:rPrChange w:id="138" w:author="Abdul MANAN" w:date="2026-09-29T13:52:00Z" w16du:dateUtc="2026-09-29T08:52:00Z">
              <w:rPr>
                <w:rFonts w:ascii="Century" w:eastAsia="Times New Roman" w:hAnsi="Century" w:cs="Arial"/>
                <w:b/>
                <w:bCs/>
                <w:spacing w:val="-3"/>
              </w:rPr>
            </w:rPrChange>
          </w:rPr>
          <w:delText>:</w:delText>
        </w:r>
        <w:r w:rsidRPr="00CE387C" w:rsidDel="00311423">
          <w:rPr>
            <w:rFonts w:ascii="Century Gothic" w:hAnsi="Century Gothic"/>
            <w:rPrChange w:id="139" w:author="Abdul MANAN" w:date="2026-09-29T13:52:00Z" w16du:dateUtc="2026-09-29T08:52:00Z">
              <w:rPr>
                <w:rFonts w:ascii="Century" w:eastAsia="Times New Roman" w:hAnsi="Century" w:cs="Arial"/>
                <w:spacing w:val="-3"/>
              </w:rPr>
            </w:rPrChange>
          </w:rPr>
          <w:delText xml:space="preserve">  The team at LawShaoor Chambers have a proven ability of assisting in matters involving construction, maintenance, engineering and procurement issues etc. They have a proven track record of drafting, negotiating and advising on contracts based on FIDIC forms of contracts with contractors of international repute.  In this respect, their practical experience in connection with export and import controls, licensing and understanding of regulatory compliance has provided additional value to the service provided to the Firm's Clients.</w:delText>
        </w:r>
      </w:del>
    </w:p>
    <w:p w14:paraId="4E2E5562" w14:textId="77777777" w:rsidR="00F50B9C" w:rsidRPr="00CE387C" w:rsidDel="00311423" w:rsidRDefault="00F50B9C" w:rsidP="00F50B9C">
      <w:pPr>
        <w:spacing w:line="276" w:lineRule="auto"/>
        <w:jc w:val="both"/>
        <w:rPr>
          <w:del w:id="140" w:author="Abdul MANAN" w:date="2026-07-06T13:22:00Z" w16du:dateUtc="2026-07-06T09:22:00Z"/>
          <w:rFonts w:ascii="Century Gothic" w:hAnsi="Century Gothic"/>
          <w:rPrChange w:id="141" w:author="Abdul MANAN" w:date="2026-09-29T13:52:00Z" w16du:dateUtc="2026-09-29T08:52:00Z">
            <w:rPr>
              <w:del w:id="142" w:author="Abdul MANAN" w:date="2026-07-06T13:22:00Z" w16du:dateUtc="2026-07-06T09:22:00Z"/>
              <w:rFonts w:ascii="Century" w:eastAsia="Times New Roman" w:hAnsi="Century" w:cs="Arial"/>
            </w:rPr>
          </w:rPrChange>
        </w:rPr>
        <w:pPrChange w:id="143" w:author="Abdul MANAN" w:date="2026-09-29T13:51:00Z" w16du:dateUtc="2026-09-29T08:51:00Z">
          <w:pPr>
            <w:tabs>
              <w:tab w:val="left" w:pos="720"/>
              <w:tab w:val="center" w:pos="4525"/>
            </w:tabs>
            <w:suppressAutoHyphens/>
            <w:jc w:val="both"/>
          </w:pPr>
        </w:pPrChange>
      </w:pPr>
    </w:p>
    <w:p w14:paraId="628E5DDA" w14:textId="77777777" w:rsidR="00F50B9C" w:rsidRPr="00CE387C" w:rsidDel="00311423" w:rsidRDefault="00F50B9C" w:rsidP="00F50B9C">
      <w:pPr>
        <w:spacing w:line="276" w:lineRule="auto"/>
        <w:jc w:val="both"/>
        <w:rPr>
          <w:del w:id="144" w:author="Abdul MANAN" w:date="2026-07-06T13:22:00Z" w16du:dateUtc="2026-07-06T09:22:00Z"/>
          <w:rFonts w:ascii="Century Gothic" w:hAnsi="Century Gothic"/>
          <w:rPrChange w:id="145" w:author="Abdul MANAN" w:date="2026-09-29T13:52:00Z" w16du:dateUtc="2026-09-29T08:52:00Z">
            <w:rPr>
              <w:del w:id="146" w:author="Abdul MANAN" w:date="2026-07-06T13:22:00Z" w16du:dateUtc="2026-07-06T09:22:00Z"/>
              <w:rFonts w:ascii="Century" w:eastAsia="Times New Roman" w:hAnsi="Century" w:cs="Arial"/>
              <w:spacing w:val="-3"/>
            </w:rPr>
          </w:rPrChange>
        </w:rPr>
        <w:pPrChange w:id="147" w:author="Abdul MANAN" w:date="2026-09-29T13:51:00Z" w16du:dateUtc="2026-09-29T08:51:00Z">
          <w:pPr>
            <w:tabs>
              <w:tab w:val="left" w:pos="720"/>
              <w:tab w:val="center" w:pos="4525"/>
            </w:tabs>
            <w:suppressAutoHyphens/>
            <w:jc w:val="both"/>
          </w:pPr>
        </w:pPrChange>
      </w:pPr>
      <w:del w:id="148" w:author="Abdul MANAN" w:date="2026-07-06T13:22:00Z" w16du:dateUtc="2026-07-06T09:22:00Z">
        <w:r w:rsidRPr="00CE387C" w:rsidDel="00311423">
          <w:rPr>
            <w:rFonts w:ascii="Century Gothic" w:hAnsi="Century Gothic"/>
            <w:rPrChange w:id="149" w:author="Abdul MANAN" w:date="2026-09-29T13:52:00Z" w16du:dateUtc="2026-09-29T08:52:00Z">
              <w:rPr>
                <w:rFonts w:ascii="Century" w:eastAsia="Times New Roman" w:hAnsi="Century" w:cs="Arial"/>
                <w:b/>
                <w:bCs/>
                <w:i/>
                <w:iCs/>
                <w:spacing w:val="-3"/>
                <w:u w:val="single"/>
              </w:rPr>
            </w:rPrChange>
          </w:rPr>
          <w:delText>DISPUTE RESOLUTION AND ARBITRATION</w:delText>
        </w:r>
        <w:r w:rsidRPr="00CE387C" w:rsidDel="00311423">
          <w:rPr>
            <w:rFonts w:ascii="Century Gothic" w:hAnsi="Century Gothic"/>
            <w:rPrChange w:id="150" w:author="Abdul MANAN" w:date="2026-09-29T13:52:00Z" w16du:dateUtc="2026-09-29T08:52:00Z">
              <w:rPr>
                <w:rFonts w:ascii="Century" w:eastAsia="Times New Roman" w:hAnsi="Century" w:cs="Arial"/>
                <w:b/>
                <w:bCs/>
                <w:spacing w:val="-3"/>
              </w:rPr>
            </w:rPrChange>
          </w:rPr>
          <w:delText xml:space="preserve">:  </w:delText>
        </w:r>
        <w:r w:rsidRPr="00CE387C" w:rsidDel="00311423">
          <w:rPr>
            <w:rFonts w:ascii="Century Gothic" w:hAnsi="Century Gothic"/>
            <w:rPrChange w:id="151" w:author="Abdul MANAN" w:date="2026-09-29T13:52:00Z" w16du:dateUtc="2026-09-29T08:52:00Z">
              <w:rPr>
                <w:rFonts w:ascii="Century" w:eastAsia="Times New Roman" w:hAnsi="Century" w:cs="Arial"/>
                <w:spacing w:val="-3"/>
              </w:rPr>
            </w:rPrChange>
          </w:rPr>
          <w:delText>Dispute resolution is one of the Firm’s core strengths. We represent clients before the High Courts, District Courts, specialized tribunals, regulatory bodies, and arbitration forums. Our experience includes commercial disputes, contractual claims, regulatory proceedings, competition matters, labor disputes, and arbitration under domestic and international rules. We handle all stages of dispute resolution, including pleadings, evidence, cross</w:delText>
        </w:r>
        <w:r w:rsidRPr="00CE387C" w:rsidDel="00311423">
          <w:rPr>
            <w:rFonts w:ascii="Cambria Math" w:hAnsi="Cambria Math" w:cs="Cambria Math"/>
            <w:rPrChange w:id="152" w:author="Abdul MANAN" w:date="2026-09-29T13:52:00Z" w16du:dateUtc="2026-09-29T08:52:00Z">
              <w:rPr>
                <w:rFonts w:ascii="Cambria Math" w:eastAsia="Times New Roman" w:hAnsi="Cambria Math" w:cs="Cambria Math"/>
                <w:spacing w:val="-3"/>
              </w:rPr>
            </w:rPrChange>
          </w:rPr>
          <w:delText>‑</w:delText>
        </w:r>
        <w:r w:rsidRPr="00CE387C" w:rsidDel="00311423">
          <w:rPr>
            <w:rFonts w:ascii="Century Gothic" w:hAnsi="Century Gothic"/>
            <w:rPrChange w:id="153" w:author="Abdul MANAN" w:date="2026-09-29T13:52:00Z" w16du:dateUtc="2026-09-29T08:52:00Z">
              <w:rPr>
                <w:rFonts w:ascii="Century" w:eastAsia="Times New Roman" w:hAnsi="Century" w:cs="Arial"/>
                <w:spacing w:val="-3"/>
              </w:rPr>
            </w:rPrChange>
          </w:rPr>
          <w:delText>examination, and final arguments.</w:delText>
        </w:r>
      </w:del>
    </w:p>
    <w:p w14:paraId="0AB35874" w14:textId="77777777" w:rsidR="00F50B9C" w:rsidRPr="00CE387C" w:rsidDel="00311423" w:rsidRDefault="00F50B9C" w:rsidP="00F50B9C">
      <w:pPr>
        <w:spacing w:line="276" w:lineRule="auto"/>
        <w:jc w:val="both"/>
        <w:rPr>
          <w:del w:id="154" w:author="Abdul MANAN" w:date="2026-07-06T13:22:00Z" w16du:dateUtc="2026-07-06T09:22:00Z"/>
          <w:rFonts w:ascii="Century Gothic" w:hAnsi="Century Gothic"/>
          <w:rPrChange w:id="155" w:author="Abdul MANAN" w:date="2026-09-29T13:52:00Z" w16du:dateUtc="2026-09-29T08:52:00Z">
            <w:rPr>
              <w:del w:id="156" w:author="Abdul MANAN" w:date="2026-07-06T13:22:00Z" w16du:dateUtc="2026-07-06T09:22:00Z"/>
              <w:rFonts w:ascii="Century" w:eastAsia="Times New Roman" w:hAnsi="Century" w:cs="Arial"/>
              <w:spacing w:val="-3"/>
            </w:rPr>
          </w:rPrChange>
        </w:rPr>
        <w:pPrChange w:id="157" w:author="Abdul MANAN" w:date="2026-09-29T13:51:00Z" w16du:dateUtc="2026-09-29T08:51:00Z">
          <w:pPr>
            <w:tabs>
              <w:tab w:val="left" w:pos="720"/>
              <w:tab w:val="center" w:pos="4525"/>
            </w:tabs>
            <w:suppressAutoHyphens/>
            <w:jc w:val="both"/>
          </w:pPr>
        </w:pPrChange>
      </w:pPr>
    </w:p>
    <w:p w14:paraId="1D550EF8" w14:textId="77777777" w:rsidR="00F50B9C" w:rsidRPr="00CE387C" w:rsidDel="00311423" w:rsidRDefault="00F50B9C" w:rsidP="00F50B9C">
      <w:pPr>
        <w:spacing w:line="276" w:lineRule="auto"/>
        <w:jc w:val="both"/>
        <w:rPr>
          <w:del w:id="158" w:author="Abdul MANAN" w:date="2026-07-06T13:22:00Z" w16du:dateUtc="2026-07-06T09:22:00Z"/>
          <w:rFonts w:ascii="Century Gothic" w:hAnsi="Century Gothic"/>
          <w:rPrChange w:id="159" w:author="Abdul MANAN" w:date="2026-09-29T13:52:00Z" w16du:dateUtc="2026-09-29T08:52:00Z">
            <w:rPr>
              <w:del w:id="160" w:author="Abdul MANAN" w:date="2026-07-06T13:22:00Z" w16du:dateUtc="2026-07-06T09:22:00Z"/>
              <w:rFonts w:ascii="Century" w:eastAsia="Times New Roman" w:hAnsi="Century" w:cs="Arial"/>
              <w:spacing w:val="-3"/>
            </w:rPr>
          </w:rPrChange>
        </w:rPr>
        <w:pPrChange w:id="161" w:author="Abdul MANAN" w:date="2026-09-29T13:51:00Z" w16du:dateUtc="2026-09-29T08:51:00Z">
          <w:pPr>
            <w:tabs>
              <w:tab w:val="left" w:pos="720"/>
              <w:tab w:val="center" w:pos="4525"/>
            </w:tabs>
            <w:suppressAutoHyphens/>
            <w:jc w:val="both"/>
          </w:pPr>
        </w:pPrChange>
      </w:pPr>
      <w:del w:id="162" w:author="Abdul MANAN" w:date="2026-07-06T13:22:00Z" w16du:dateUtc="2026-07-06T09:22:00Z">
        <w:r w:rsidRPr="00CE387C" w:rsidDel="00311423">
          <w:rPr>
            <w:rFonts w:ascii="Century Gothic" w:hAnsi="Century Gothic"/>
            <w:rPrChange w:id="163" w:author="Abdul MANAN" w:date="2026-09-29T13:52:00Z" w16du:dateUtc="2026-09-29T08:52:00Z">
              <w:rPr>
                <w:rFonts w:ascii="Century" w:eastAsia="Times New Roman" w:hAnsi="Century" w:cs="Arial"/>
                <w:b/>
                <w:bCs/>
                <w:i/>
                <w:spacing w:val="-3"/>
                <w:u w:val="single"/>
              </w:rPr>
            </w:rPrChange>
          </w:rPr>
          <w:delText>MERGER AND ACQUISITION</w:delText>
        </w:r>
        <w:r w:rsidRPr="00CE387C" w:rsidDel="00311423">
          <w:rPr>
            <w:rFonts w:ascii="Century Gothic" w:hAnsi="Century Gothic"/>
            <w:rPrChange w:id="164" w:author="Abdul MANAN" w:date="2026-09-29T13:52:00Z" w16du:dateUtc="2026-09-29T08:52:00Z">
              <w:rPr>
                <w:rFonts w:ascii="Century" w:eastAsia="Times New Roman" w:hAnsi="Century" w:cs="Arial"/>
                <w:b/>
                <w:bCs/>
                <w:spacing w:val="-3"/>
              </w:rPr>
            </w:rPrChange>
          </w:rPr>
          <w:delText>:</w:delText>
        </w:r>
        <w:r w:rsidRPr="00CE387C" w:rsidDel="00311423">
          <w:rPr>
            <w:rFonts w:ascii="Century Gothic" w:hAnsi="Century Gothic"/>
            <w:rPrChange w:id="165" w:author="Abdul MANAN" w:date="2026-09-29T13:52:00Z" w16du:dateUtc="2026-09-29T08:52:00Z">
              <w:rPr>
                <w:rFonts w:ascii="Century" w:eastAsia="Times New Roman" w:hAnsi="Century" w:cs="Arial"/>
                <w:spacing w:val="-3"/>
              </w:rPr>
            </w:rPrChange>
          </w:rPr>
          <w:delText xml:space="preserve"> The Partner’s involvement in some of the recent corporate acquisitions in Pakistan and UAE has established mergers and acquisitions as one of the Firm’s most prominent strengths.  The Firm’s substantial experience in company, securities and competition law and its familiarity with the regulatory regime and relevant offices provide additional insight into the quality of advice rendered in proposing corporate mergers. In addition, the Firm’s experience in proposing, undertaking and implementing Court approved compromises, arrangements and reconstructions provides an additional capability enabling sound and qualitative legal assistance.  The Firm’s involvement in these projects has included the following specific aspects of work: private limited company sales and purchases; asset purchases and sales; take-overs; vendor issues; legal due diligence and Court approved schemes of arrangement.  </w:delText>
        </w:r>
      </w:del>
    </w:p>
    <w:p w14:paraId="632BF5BE" w14:textId="77777777" w:rsidR="00F50B9C" w:rsidRPr="00CE387C" w:rsidDel="00311423" w:rsidRDefault="00F50B9C" w:rsidP="00F50B9C">
      <w:pPr>
        <w:spacing w:line="276" w:lineRule="auto"/>
        <w:jc w:val="both"/>
        <w:rPr>
          <w:del w:id="166" w:author="Abdul MANAN" w:date="2026-07-06T13:22:00Z" w16du:dateUtc="2026-07-06T09:22:00Z"/>
          <w:rFonts w:ascii="Century Gothic" w:hAnsi="Century Gothic"/>
          <w:rPrChange w:id="167" w:author="Abdul MANAN" w:date="2026-09-29T13:52:00Z" w16du:dateUtc="2026-09-29T08:52:00Z">
            <w:rPr>
              <w:del w:id="168" w:author="Abdul MANAN" w:date="2026-07-06T13:22:00Z" w16du:dateUtc="2026-07-06T09:22:00Z"/>
              <w:rFonts w:ascii="Century" w:eastAsia="Times New Roman" w:hAnsi="Century" w:cs="Arial"/>
            </w:rPr>
          </w:rPrChange>
        </w:rPr>
        <w:pPrChange w:id="169" w:author="Abdul MANAN" w:date="2026-09-29T13:51:00Z" w16du:dateUtc="2026-09-29T08:51:00Z">
          <w:pPr>
            <w:tabs>
              <w:tab w:val="left" w:pos="720"/>
              <w:tab w:val="center" w:pos="4525"/>
            </w:tabs>
            <w:suppressAutoHyphens/>
            <w:jc w:val="both"/>
          </w:pPr>
        </w:pPrChange>
      </w:pPr>
    </w:p>
    <w:p w14:paraId="287F55F6" w14:textId="77777777" w:rsidR="00F50B9C" w:rsidRPr="00CE387C" w:rsidDel="00311423" w:rsidRDefault="00F50B9C" w:rsidP="00F50B9C">
      <w:pPr>
        <w:spacing w:line="276" w:lineRule="auto"/>
        <w:jc w:val="both"/>
        <w:rPr>
          <w:del w:id="170" w:author="Abdul MANAN" w:date="2026-07-06T13:22:00Z" w16du:dateUtc="2026-07-06T09:22:00Z"/>
          <w:rFonts w:ascii="Century Gothic" w:hAnsi="Century Gothic"/>
          <w:rPrChange w:id="171" w:author="Abdul MANAN" w:date="2026-09-29T13:52:00Z" w16du:dateUtc="2026-09-29T08:52:00Z">
            <w:rPr>
              <w:del w:id="172" w:author="Abdul MANAN" w:date="2026-07-06T13:22:00Z" w16du:dateUtc="2026-07-06T09:22:00Z"/>
              <w:rFonts w:ascii="Century" w:eastAsia="Times New Roman" w:hAnsi="Century" w:cs="Arial"/>
              <w:spacing w:val="-3"/>
            </w:rPr>
          </w:rPrChange>
        </w:rPr>
        <w:pPrChange w:id="173" w:author="Abdul MANAN" w:date="2026-09-29T13:51:00Z" w16du:dateUtc="2026-09-29T08:51:00Z">
          <w:pPr>
            <w:tabs>
              <w:tab w:val="left" w:pos="720"/>
              <w:tab w:val="center" w:pos="4525"/>
            </w:tabs>
            <w:suppressAutoHyphens/>
            <w:jc w:val="both"/>
          </w:pPr>
        </w:pPrChange>
      </w:pPr>
      <w:del w:id="174" w:author="Abdul MANAN" w:date="2026-07-06T13:22:00Z" w16du:dateUtc="2026-07-06T09:22:00Z">
        <w:r w:rsidRPr="00CE387C" w:rsidDel="00311423">
          <w:rPr>
            <w:rFonts w:ascii="Century Gothic" w:hAnsi="Century Gothic"/>
            <w:rPrChange w:id="175" w:author="Abdul MANAN" w:date="2026-09-29T13:52:00Z" w16du:dateUtc="2026-09-29T08:52:00Z">
              <w:rPr>
                <w:rFonts w:ascii="Century" w:eastAsia="Times New Roman" w:hAnsi="Century" w:cs="Arial"/>
                <w:b/>
                <w:bCs/>
                <w:i/>
                <w:iCs/>
                <w:spacing w:val="-3"/>
                <w:u w:val="single"/>
              </w:rPr>
            </w:rPrChange>
          </w:rPr>
          <w:delText>GOVERNMENT SECTOR</w:delText>
        </w:r>
        <w:r w:rsidRPr="00CE387C" w:rsidDel="00311423">
          <w:rPr>
            <w:rFonts w:ascii="Century Gothic" w:hAnsi="Century Gothic"/>
            <w:rPrChange w:id="176" w:author="Abdul MANAN" w:date="2026-09-29T13:52:00Z" w16du:dateUtc="2026-09-29T08:52:00Z">
              <w:rPr>
                <w:rFonts w:ascii="Century" w:eastAsia="Times New Roman" w:hAnsi="Century" w:cs="Arial"/>
                <w:b/>
                <w:bCs/>
                <w:spacing w:val="-3"/>
              </w:rPr>
            </w:rPrChange>
          </w:rPr>
          <w:delText>:</w:delText>
        </w:r>
        <w:r w:rsidRPr="00CE387C" w:rsidDel="00311423">
          <w:rPr>
            <w:rFonts w:ascii="Century Gothic" w:hAnsi="Century Gothic"/>
            <w:rPrChange w:id="177" w:author="Abdul MANAN" w:date="2026-09-29T13:52:00Z" w16du:dateUtc="2026-09-29T08:52:00Z">
              <w:rPr>
                <w:rFonts w:ascii="Century" w:eastAsia="Times New Roman" w:hAnsi="Century" w:cs="Arial"/>
                <w:spacing w:val="-3"/>
              </w:rPr>
            </w:rPrChange>
          </w:rPr>
          <w:delText xml:space="preserve"> The Firm’s substantial experience in negotiation has proved particularly valuable in its interaction with the different departmental levels of the Government of Pakistan, providing additional facilitation and expedition in the procedural administration of applications, renewals, licensing and regulation.  Based in the capital, its high-level co-operation with the Government, its Ministries and departmental entities has established a firm liaison with the concerned commercial bodies of the government.  This access proves an invaluable asset to our clients. The Firm is also on the panel of advocates for various government departments.</w:delText>
        </w:r>
      </w:del>
    </w:p>
    <w:p w14:paraId="38119356" w14:textId="77777777" w:rsidR="00F50B9C" w:rsidRPr="00CE387C" w:rsidDel="00311423" w:rsidRDefault="00F50B9C" w:rsidP="00F50B9C">
      <w:pPr>
        <w:spacing w:line="276" w:lineRule="auto"/>
        <w:jc w:val="both"/>
        <w:rPr>
          <w:del w:id="178" w:author="Abdul MANAN" w:date="2026-07-06T13:22:00Z" w16du:dateUtc="2026-07-06T09:22:00Z"/>
          <w:rFonts w:ascii="Century Gothic" w:hAnsi="Century Gothic"/>
          <w:rPrChange w:id="179" w:author="Abdul MANAN" w:date="2026-09-29T13:52:00Z" w16du:dateUtc="2026-09-29T08:52:00Z">
            <w:rPr>
              <w:del w:id="180" w:author="Abdul MANAN" w:date="2026-07-06T13:22:00Z" w16du:dateUtc="2026-07-06T09:22:00Z"/>
              <w:rFonts w:ascii="Century" w:eastAsia="Times New Roman" w:hAnsi="Century" w:cs="Arial"/>
              <w:spacing w:val="-3"/>
            </w:rPr>
          </w:rPrChange>
        </w:rPr>
        <w:pPrChange w:id="181" w:author="Abdul MANAN" w:date="2026-09-29T13:51:00Z" w16du:dateUtc="2026-09-29T08:51:00Z">
          <w:pPr>
            <w:tabs>
              <w:tab w:val="left" w:pos="720"/>
              <w:tab w:val="center" w:pos="4525"/>
            </w:tabs>
            <w:suppressAutoHyphens/>
            <w:jc w:val="both"/>
          </w:pPr>
        </w:pPrChange>
      </w:pPr>
    </w:p>
    <w:p w14:paraId="154E2356" w14:textId="77777777" w:rsidR="00F50B9C" w:rsidRPr="00CE387C" w:rsidDel="00311423" w:rsidRDefault="00F50B9C" w:rsidP="00F50B9C">
      <w:pPr>
        <w:spacing w:line="276" w:lineRule="auto"/>
        <w:jc w:val="both"/>
        <w:rPr>
          <w:del w:id="182" w:author="Abdul MANAN" w:date="2026-07-06T13:22:00Z" w16du:dateUtc="2026-07-06T09:22:00Z"/>
          <w:rFonts w:ascii="Century Gothic" w:hAnsi="Century Gothic"/>
          <w:rPrChange w:id="183" w:author="Abdul MANAN" w:date="2026-09-29T13:52:00Z" w16du:dateUtc="2026-09-29T08:52:00Z">
            <w:rPr>
              <w:del w:id="184" w:author="Abdul MANAN" w:date="2026-07-06T13:22:00Z" w16du:dateUtc="2026-07-06T09:22:00Z"/>
              <w:rFonts w:ascii="Century" w:eastAsia="Times New Roman" w:hAnsi="Century" w:cs="Arial"/>
              <w:spacing w:val="-3"/>
            </w:rPr>
          </w:rPrChange>
        </w:rPr>
        <w:pPrChange w:id="185" w:author="Abdul MANAN" w:date="2026-09-29T13:51:00Z" w16du:dateUtc="2026-09-29T08:51:00Z">
          <w:pPr>
            <w:tabs>
              <w:tab w:val="left" w:pos="-1440"/>
              <w:tab w:val="left" w:pos="-720"/>
              <w:tab w:val="left" w:pos="0"/>
              <w:tab w:val="left" w:pos="714"/>
              <w:tab w:val="left" w:pos="1428"/>
              <w:tab w:val="left" w:pos="2142"/>
              <w:tab w:val="left" w:pos="2856"/>
              <w:tab w:val="left" w:pos="3600"/>
              <w:tab w:val="left" w:pos="4320"/>
              <w:tab w:val="left" w:pos="5040"/>
              <w:tab w:val="left" w:pos="5760"/>
              <w:tab w:val="left" w:pos="6480"/>
              <w:tab w:val="left" w:pos="7200"/>
            </w:tabs>
            <w:adjustRightInd w:val="0"/>
            <w:jc w:val="both"/>
          </w:pPr>
        </w:pPrChange>
      </w:pPr>
      <w:del w:id="186" w:author="Abdul MANAN" w:date="2026-07-06T13:22:00Z" w16du:dateUtc="2026-07-06T09:22:00Z">
        <w:r w:rsidRPr="00CE387C" w:rsidDel="00311423">
          <w:rPr>
            <w:rFonts w:ascii="Century Gothic" w:hAnsi="Century Gothic"/>
            <w:rPrChange w:id="187" w:author="Abdul MANAN" w:date="2026-09-29T13:52:00Z" w16du:dateUtc="2026-09-29T08:52:00Z">
              <w:rPr>
                <w:rFonts w:ascii="Century" w:eastAsia="Times New Roman" w:hAnsi="Century" w:cs="Arial"/>
                <w:b/>
                <w:bCs/>
                <w:i/>
                <w:iCs/>
                <w:spacing w:val="-3"/>
                <w:u w:val="single"/>
              </w:rPr>
            </w:rPrChange>
          </w:rPr>
          <w:delText>TELECOMMUNICATION AND INFORMATION TECHNOLOGY</w:delText>
        </w:r>
        <w:r w:rsidRPr="00CE387C" w:rsidDel="00311423">
          <w:rPr>
            <w:rFonts w:ascii="Century Gothic" w:hAnsi="Century Gothic"/>
            <w:rPrChange w:id="188" w:author="Abdul MANAN" w:date="2026-09-29T13:52:00Z" w16du:dateUtc="2026-09-29T08:52:00Z">
              <w:rPr>
                <w:rFonts w:ascii="Century" w:eastAsia="Times New Roman" w:hAnsi="Century" w:cs="Arial"/>
                <w:b/>
                <w:bCs/>
                <w:spacing w:val="-3"/>
              </w:rPr>
            </w:rPrChange>
          </w:rPr>
          <w:delText>:</w:delText>
        </w:r>
        <w:r w:rsidRPr="00CE387C" w:rsidDel="00311423">
          <w:rPr>
            <w:rFonts w:ascii="Century Gothic" w:hAnsi="Century Gothic"/>
            <w:rPrChange w:id="189" w:author="Abdul MANAN" w:date="2026-09-29T13:52:00Z" w16du:dateUtc="2026-09-29T08:52:00Z">
              <w:rPr>
                <w:rFonts w:ascii="Century" w:eastAsia="Times New Roman" w:hAnsi="Century" w:cs="Arial"/>
                <w:spacing w:val="-3"/>
              </w:rPr>
            </w:rPrChange>
          </w:rPr>
          <w:delText xml:space="preserve">  The Firm has developed a broad capability with respect to the frontier aspects of the emerging fields of telecommunications and information technology.  In this connection, lawyers of the Firm have extensively advised on telecommunication and information technology matters, including; provision of Internet-based services; setting-up of software houses; regulatory framework</w:delText>
        </w:r>
        <w:r w:rsidRPr="00CE387C" w:rsidDel="00311423">
          <w:rPr>
            <w:rFonts w:ascii="Century Gothic" w:hAnsi="Century Gothic"/>
            <w:rPrChange w:id="190" w:author="Abdul MANAN" w:date="2026-09-29T13:52:00Z" w16du:dateUtc="2026-09-29T08:52:00Z">
              <w:rPr>
                <w:rFonts w:ascii="Century" w:eastAsia="Times New Roman" w:hAnsi="Century" w:cs="Arial"/>
              </w:rPr>
            </w:rPrChange>
          </w:rPr>
          <w:delText>, satellite-based services, Internet-based services, voice over internet protocol (VOIP);</w:delText>
        </w:r>
        <w:r w:rsidRPr="00CE387C" w:rsidDel="00311423">
          <w:rPr>
            <w:rFonts w:ascii="Century Gothic" w:hAnsi="Century Gothic"/>
            <w:rPrChange w:id="191" w:author="Abdul MANAN" w:date="2026-09-29T13:52:00Z" w16du:dateUtc="2026-09-29T08:52:00Z">
              <w:rPr>
                <w:rFonts w:ascii="Century" w:eastAsia="Times New Roman" w:hAnsi="Century" w:cs="Arial"/>
                <w:bCs/>
                <w:iCs/>
                <w:spacing w:val="-3"/>
              </w:rPr>
            </w:rPrChange>
          </w:rPr>
          <w:delText xml:space="preserve"> </w:delText>
        </w:r>
        <w:r w:rsidRPr="00CE387C" w:rsidDel="00311423">
          <w:rPr>
            <w:rFonts w:ascii="Century Gothic" w:hAnsi="Century Gothic"/>
            <w:rPrChange w:id="192" w:author="Abdul MANAN" w:date="2026-09-29T13:52:00Z" w16du:dateUtc="2026-09-29T08:52:00Z">
              <w:rPr>
                <w:rFonts w:ascii="Century" w:eastAsia="Times New Roman" w:hAnsi="Century" w:cs="Arial"/>
                <w:bCs/>
                <w:iCs/>
              </w:rPr>
            </w:rPrChange>
          </w:rPr>
          <w:delText xml:space="preserve">telecommunication systems &amp; services, infrastructure Long Distance International, fiber network; </w:delText>
        </w:r>
        <w:r w:rsidRPr="00CE387C" w:rsidDel="00311423">
          <w:rPr>
            <w:rFonts w:ascii="Century Gothic" w:hAnsi="Century Gothic"/>
            <w:rPrChange w:id="193" w:author="Abdul MANAN" w:date="2026-09-29T13:52:00Z" w16du:dateUtc="2026-09-29T08:52:00Z">
              <w:rPr>
                <w:rFonts w:ascii="Century" w:eastAsia="Times New Roman" w:hAnsi="Century" w:cs="Arial"/>
                <w:spacing w:val="-3"/>
              </w:rPr>
            </w:rPrChange>
          </w:rPr>
          <w:delText>E-banking; data communications; encryption; import, installation, operation and maintenance of telecommunication equipment,</w:delText>
        </w:r>
        <w:r w:rsidRPr="00CE387C" w:rsidDel="00311423">
          <w:rPr>
            <w:rFonts w:ascii="Century Gothic" w:hAnsi="Century Gothic"/>
            <w:rPrChange w:id="194" w:author="Abdul MANAN" w:date="2026-09-29T13:52:00Z" w16du:dateUtc="2026-09-29T08:52:00Z">
              <w:rPr>
                <w:rFonts w:ascii="Century" w:eastAsia="Times New Roman" w:hAnsi="Century" w:cs="Arial"/>
              </w:rPr>
            </w:rPrChange>
          </w:rPr>
          <w:delText xml:space="preserve"> and other ancillary matters such as cryptographic products and its legal status.</w:delText>
        </w:r>
        <w:r w:rsidRPr="00CE387C" w:rsidDel="00311423">
          <w:rPr>
            <w:rFonts w:ascii="Century Gothic" w:hAnsi="Century Gothic"/>
            <w:rPrChange w:id="195" w:author="Abdul MANAN" w:date="2026-09-29T13:52:00Z" w16du:dateUtc="2026-09-29T08:52:00Z">
              <w:rPr>
                <w:rFonts w:ascii="Century" w:eastAsia="Times New Roman" w:hAnsi="Century" w:cs="Arial"/>
                <w:spacing w:val="-3"/>
              </w:rPr>
            </w:rPrChange>
          </w:rPr>
          <w:delText xml:space="preserve">  The Firm has successfully developed a practical understanding of all legal and practical issues involved in these areas and provides additional expertise to its routine advice and other areas of practice by way of its familiarity with the use and practice of state-of the-art technology and its regulation and policy directives in Pakistan.</w:delText>
        </w:r>
      </w:del>
    </w:p>
    <w:p w14:paraId="71AE4C97" w14:textId="77777777" w:rsidR="00F50B9C" w:rsidRPr="00CE387C" w:rsidDel="00311423" w:rsidRDefault="00F50B9C" w:rsidP="00F50B9C">
      <w:pPr>
        <w:spacing w:line="276" w:lineRule="auto"/>
        <w:jc w:val="both"/>
        <w:rPr>
          <w:del w:id="196" w:author="Abdul MANAN" w:date="2026-07-06T13:22:00Z" w16du:dateUtc="2026-07-06T09:22:00Z"/>
          <w:rFonts w:ascii="Century Gothic" w:hAnsi="Century Gothic"/>
          <w:rPrChange w:id="197" w:author="Abdul MANAN" w:date="2026-09-29T13:52:00Z" w16du:dateUtc="2026-09-29T08:52:00Z">
            <w:rPr>
              <w:del w:id="198" w:author="Abdul MANAN" w:date="2026-07-06T13:22:00Z" w16du:dateUtc="2026-07-06T09:22:00Z"/>
              <w:rFonts w:ascii="Century" w:eastAsia="Times New Roman" w:hAnsi="Century" w:cs="Arial"/>
              <w:spacing w:val="-3"/>
            </w:rPr>
          </w:rPrChange>
        </w:rPr>
        <w:pPrChange w:id="199" w:author="Abdul MANAN" w:date="2026-09-29T13:51:00Z" w16du:dateUtc="2026-09-29T08:51:00Z">
          <w:pPr>
            <w:tabs>
              <w:tab w:val="left" w:pos="-1440"/>
              <w:tab w:val="left" w:pos="-720"/>
              <w:tab w:val="left" w:pos="0"/>
              <w:tab w:val="left" w:pos="714"/>
              <w:tab w:val="left" w:pos="1428"/>
              <w:tab w:val="left" w:pos="2142"/>
              <w:tab w:val="left" w:pos="2856"/>
              <w:tab w:val="left" w:pos="3600"/>
              <w:tab w:val="left" w:pos="4320"/>
              <w:tab w:val="left" w:pos="5040"/>
              <w:tab w:val="left" w:pos="5760"/>
              <w:tab w:val="left" w:pos="6480"/>
              <w:tab w:val="left" w:pos="7200"/>
            </w:tabs>
            <w:adjustRightInd w:val="0"/>
            <w:jc w:val="both"/>
          </w:pPr>
        </w:pPrChange>
      </w:pPr>
    </w:p>
    <w:p w14:paraId="46BD3F75" w14:textId="77777777" w:rsidR="00F50B9C" w:rsidRPr="00CE387C" w:rsidDel="00311423" w:rsidRDefault="00F50B9C" w:rsidP="00F50B9C">
      <w:pPr>
        <w:spacing w:line="276" w:lineRule="auto"/>
        <w:jc w:val="both"/>
        <w:rPr>
          <w:del w:id="200" w:author="Abdul MANAN" w:date="2026-07-06T13:22:00Z" w16du:dateUtc="2026-07-06T09:22:00Z"/>
          <w:rFonts w:ascii="Century Gothic" w:hAnsi="Century Gothic"/>
          <w:rPrChange w:id="201" w:author="Abdul MANAN" w:date="2026-09-29T13:52:00Z" w16du:dateUtc="2026-09-29T08:52:00Z">
            <w:rPr>
              <w:del w:id="202" w:author="Abdul MANAN" w:date="2026-07-06T13:22:00Z" w16du:dateUtc="2026-07-06T09:22:00Z"/>
              <w:rFonts w:ascii="Century" w:hAnsi="Century" w:cs="Arial"/>
              <w:bCs/>
              <w:iCs/>
              <w:color w:val="000000" w:themeColor="text1"/>
              <w:shd w:val="clear" w:color="auto" w:fill="FFFFFF"/>
            </w:rPr>
          </w:rPrChange>
        </w:rPr>
        <w:pPrChange w:id="203" w:author="Abdul MANAN" w:date="2026-09-29T13:51:00Z" w16du:dateUtc="2026-09-29T08:51:00Z">
          <w:pPr>
            <w:adjustRightInd w:val="0"/>
            <w:jc w:val="both"/>
          </w:pPr>
        </w:pPrChange>
      </w:pPr>
      <w:del w:id="204" w:author="Abdul MANAN" w:date="2026-07-06T13:22:00Z" w16du:dateUtc="2026-07-06T09:22:00Z">
        <w:r w:rsidRPr="00CE387C" w:rsidDel="00311423">
          <w:rPr>
            <w:rFonts w:ascii="Century Gothic" w:hAnsi="Century Gothic"/>
            <w:rPrChange w:id="205" w:author="Abdul MANAN" w:date="2026-09-29T13:52:00Z" w16du:dateUtc="2026-09-29T08:52:00Z">
              <w:rPr>
                <w:rFonts w:ascii="Century" w:hAnsi="Century" w:cs="Arial"/>
                <w:b/>
                <w:bCs/>
                <w:i/>
                <w:iCs/>
                <w:color w:val="000000" w:themeColor="text1"/>
                <w:u w:val="single"/>
                <w:shd w:val="clear" w:color="auto" w:fill="FFFFFF"/>
              </w:rPr>
            </w:rPrChange>
          </w:rPr>
          <w:delText>HEALTHCARE &amp; PHARMACEUTICALS</w:delText>
        </w:r>
        <w:r w:rsidRPr="00CE387C" w:rsidDel="00311423">
          <w:rPr>
            <w:rFonts w:ascii="Century Gothic" w:hAnsi="Century Gothic"/>
            <w:rPrChange w:id="206" w:author="Abdul MANAN" w:date="2026-09-29T13:52:00Z" w16du:dateUtc="2026-09-29T08:52:00Z">
              <w:rPr>
                <w:rFonts w:ascii="Century" w:hAnsi="Century" w:cs="Arial"/>
                <w:b/>
                <w:bCs/>
                <w:iCs/>
                <w:color w:val="000000" w:themeColor="text1"/>
                <w:u w:val="single"/>
                <w:shd w:val="clear" w:color="auto" w:fill="FFFFFF"/>
              </w:rPr>
            </w:rPrChange>
          </w:rPr>
          <w:delText xml:space="preserve">: </w:delText>
        </w:r>
        <w:r w:rsidRPr="00CE387C" w:rsidDel="00311423">
          <w:rPr>
            <w:rFonts w:ascii="Century Gothic" w:hAnsi="Century Gothic"/>
            <w:rPrChange w:id="207" w:author="Abdul MANAN" w:date="2026-09-29T13:52:00Z" w16du:dateUtc="2026-09-29T08:52:00Z">
              <w:rPr>
                <w:rFonts w:ascii="Century" w:hAnsi="Century" w:cs="Arial"/>
                <w:iCs/>
                <w:color w:val="000000" w:themeColor="text1"/>
                <w:shd w:val="clear" w:color="auto" w:fill="FFFFFF"/>
              </w:rPr>
            </w:rPrChange>
          </w:rPr>
          <w:delText>Our lawyers advise local and foreign clients on licensing, registration, and regulatory matters before the Drug Regulatory Authority of Pakistan. We assist with compliance, interpretation of applicable laws, and advisory work relating to the healthcare and pharmaceutical sectors.</w:delText>
        </w:r>
      </w:del>
    </w:p>
    <w:p w14:paraId="6538360E" w14:textId="77777777" w:rsidR="00F50B9C" w:rsidRPr="00CE387C" w:rsidDel="00311423" w:rsidRDefault="00F50B9C" w:rsidP="00F50B9C">
      <w:pPr>
        <w:spacing w:line="276" w:lineRule="auto"/>
        <w:jc w:val="both"/>
        <w:rPr>
          <w:del w:id="208" w:author="Abdul MANAN" w:date="2026-07-06T13:22:00Z" w16du:dateUtc="2026-07-06T09:22:00Z"/>
          <w:rFonts w:ascii="Century Gothic" w:hAnsi="Century Gothic"/>
          <w:rPrChange w:id="209" w:author="Abdul MANAN" w:date="2026-09-29T13:52:00Z" w16du:dateUtc="2026-09-29T08:52:00Z">
            <w:rPr>
              <w:del w:id="210" w:author="Abdul MANAN" w:date="2026-07-06T13:22:00Z" w16du:dateUtc="2026-07-06T09:22:00Z"/>
              <w:rFonts w:ascii="Century" w:hAnsi="Century" w:cs="Arial"/>
              <w:bCs/>
              <w:iCs/>
              <w:color w:val="000000" w:themeColor="text1"/>
              <w:shd w:val="clear" w:color="auto" w:fill="FFFFFF"/>
            </w:rPr>
          </w:rPrChange>
        </w:rPr>
        <w:pPrChange w:id="211" w:author="Abdul MANAN" w:date="2026-09-29T13:51:00Z" w16du:dateUtc="2026-09-29T08:51:00Z">
          <w:pPr>
            <w:adjustRightInd w:val="0"/>
            <w:jc w:val="both"/>
          </w:pPr>
        </w:pPrChange>
      </w:pPr>
    </w:p>
    <w:p w14:paraId="387EAD06" w14:textId="77777777" w:rsidR="00F50B9C" w:rsidRPr="00CE387C" w:rsidDel="00311423" w:rsidRDefault="00F50B9C" w:rsidP="00F50B9C">
      <w:pPr>
        <w:spacing w:line="276" w:lineRule="auto"/>
        <w:jc w:val="both"/>
        <w:rPr>
          <w:del w:id="212" w:author="Abdul MANAN" w:date="2026-07-06T13:22:00Z" w16du:dateUtc="2026-07-06T09:22:00Z"/>
          <w:rFonts w:ascii="Century Gothic" w:hAnsi="Century Gothic"/>
          <w:rPrChange w:id="213" w:author="Abdul MANAN" w:date="2026-09-29T13:52:00Z" w16du:dateUtc="2026-09-29T08:52:00Z">
            <w:rPr>
              <w:del w:id="214" w:author="Abdul MANAN" w:date="2026-07-06T13:22:00Z" w16du:dateUtc="2026-07-06T09:22:00Z"/>
              <w:rFonts w:ascii="Century" w:hAnsi="Century" w:cs="Arial"/>
              <w:bCs/>
              <w:iCs/>
              <w:color w:val="000000" w:themeColor="text1"/>
              <w:shd w:val="clear" w:color="auto" w:fill="FFFFFF"/>
            </w:rPr>
          </w:rPrChange>
        </w:rPr>
        <w:pPrChange w:id="215" w:author="Abdul MANAN" w:date="2026-09-29T13:51:00Z" w16du:dateUtc="2026-09-29T08:51:00Z">
          <w:pPr>
            <w:adjustRightInd w:val="0"/>
            <w:jc w:val="both"/>
          </w:pPr>
        </w:pPrChange>
      </w:pPr>
      <w:del w:id="216" w:author="Abdul MANAN" w:date="2026-07-06T13:22:00Z" w16du:dateUtc="2026-07-06T09:22:00Z">
        <w:r w:rsidRPr="00CE387C" w:rsidDel="00311423">
          <w:rPr>
            <w:rFonts w:ascii="Century Gothic" w:hAnsi="Century Gothic"/>
            <w:rPrChange w:id="217" w:author="Abdul MANAN" w:date="2026-09-29T13:52:00Z" w16du:dateUtc="2026-09-29T08:52:00Z">
              <w:rPr>
                <w:rFonts w:ascii="Century" w:hAnsi="Century" w:cs="Arial"/>
                <w:b/>
                <w:i/>
                <w:iCs/>
                <w:color w:val="000000" w:themeColor="text1"/>
                <w:u w:val="single"/>
                <w:shd w:val="clear" w:color="auto" w:fill="FFFFFF"/>
              </w:rPr>
            </w:rPrChange>
          </w:rPr>
          <w:delText>LABOUR AND EMPLOYMENT</w:delText>
        </w:r>
        <w:r w:rsidRPr="00CE387C" w:rsidDel="00311423">
          <w:rPr>
            <w:rFonts w:ascii="Century Gothic" w:hAnsi="Century Gothic"/>
            <w:rPrChange w:id="218" w:author="Abdul MANAN" w:date="2026-09-29T13:52:00Z" w16du:dateUtc="2026-09-29T08:52:00Z">
              <w:rPr>
                <w:rFonts w:ascii="Century" w:hAnsi="Century" w:cs="Arial"/>
                <w:bCs/>
                <w:i/>
                <w:iCs/>
                <w:color w:val="000000" w:themeColor="text1"/>
                <w:shd w:val="clear" w:color="auto" w:fill="FFFFFF"/>
              </w:rPr>
            </w:rPrChange>
          </w:rPr>
          <w:delText xml:space="preserve">: </w:delText>
        </w:r>
        <w:r w:rsidRPr="00CE387C" w:rsidDel="00311423">
          <w:rPr>
            <w:rFonts w:ascii="Century Gothic" w:hAnsi="Century Gothic"/>
            <w:rPrChange w:id="219" w:author="Abdul MANAN" w:date="2026-09-29T13:52:00Z" w16du:dateUtc="2026-09-29T08:52:00Z">
              <w:rPr>
                <w:rFonts w:ascii="Century" w:hAnsi="Century" w:cs="Arial"/>
                <w:bCs/>
                <w:iCs/>
                <w:color w:val="000000" w:themeColor="text1"/>
                <w:shd w:val="clear" w:color="auto" w:fill="FFFFFF"/>
              </w:rPr>
            </w:rPrChange>
          </w:rPr>
          <w:delText>Lawyers in the Firm regularly advise foreign as well as local clients on all labor/HR related issues in Pakistan including interpretation and application of labor legislation; advice and strategy with respect to CBA negotiations, employee benefits, compensation, employment contracts, termination, settlements, plant closings, lay-offs, employment contracts, employment  insurance &amp; protection and welfare, construction of labor management systems, drafting collective bargaining agreements including first contracts and renewals, in addition to acting as counsels and appearing before all labor forums including labor courts, labor appellate tribunals and High Courts of Pakistan.</w:delText>
        </w:r>
      </w:del>
    </w:p>
    <w:p w14:paraId="6EC09545" w14:textId="77777777" w:rsidR="00F50B9C" w:rsidRPr="00CE387C" w:rsidDel="00311423" w:rsidRDefault="00F50B9C" w:rsidP="00F50B9C">
      <w:pPr>
        <w:spacing w:line="276" w:lineRule="auto"/>
        <w:jc w:val="both"/>
        <w:rPr>
          <w:del w:id="220" w:author="Abdul MANAN" w:date="2026-07-06T13:22:00Z" w16du:dateUtc="2026-07-06T09:22:00Z"/>
          <w:rFonts w:ascii="Century Gothic" w:hAnsi="Century Gothic"/>
          <w:rPrChange w:id="221" w:author="Abdul MANAN" w:date="2026-09-29T13:52:00Z" w16du:dateUtc="2026-09-29T08:52:00Z">
            <w:rPr>
              <w:del w:id="222" w:author="Abdul MANAN" w:date="2026-07-06T13:22:00Z" w16du:dateUtc="2026-07-06T09:22:00Z"/>
              <w:rFonts w:ascii="Century" w:hAnsi="Century" w:cs="Arial"/>
              <w:bCs/>
              <w:iCs/>
              <w:color w:val="000000" w:themeColor="text1"/>
              <w:shd w:val="clear" w:color="auto" w:fill="FFFFFF"/>
            </w:rPr>
          </w:rPrChange>
        </w:rPr>
        <w:pPrChange w:id="223" w:author="Abdul MANAN" w:date="2026-09-29T13:51:00Z" w16du:dateUtc="2026-09-29T08:51:00Z">
          <w:pPr>
            <w:adjustRightInd w:val="0"/>
            <w:jc w:val="both"/>
          </w:pPr>
        </w:pPrChange>
      </w:pPr>
    </w:p>
    <w:p w14:paraId="6D2B6CF4" w14:textId="77777777" w:rsidR="00F50B9C" w:rsidRPr="00CE387C" w:rsidDel="00311423" w:rsidRDefault="00F50B9C" w:rsidP="00F50B9C">
      <w:pPr>
        <w:spacing w:line="276" w:lineRule="auto"/>
        <w:jc w:val="both"/>
        <w:rPr>
          <w:del w:id="224" w:author="Abdul MANAN" w:date="2026-07-06T13:22:00Z" w16du:dateUtc="2026-07-06T09:22:00Z"/>
          <w:rFonts w:ascii="Century Gothic" w:hAnsi="Century Gothic"/>
          <w:rPrChange w:id="225" w:author="Abdul MANAN" w:date="2026-09-29T13:52:00Z" w16du:dateUtc="2026-09-29T08:52:00Z">
            <w:rPr>
              <w:del w:id="226" w:author="Abdul MANAN" w:date="2026-07-06T13:22:00Z" w16du:dateUtc="2026-07-06T09:22:00Z"/>
              <w:rFonts w:ascii="Century" w:eastAsia="Times New Roman" w:hAnsi="Century" w:cs="Arial"/>
              <w:spacing w:val="-3"/>
            </w:rPr>
          </w:rPrChange>
        </w:rPr>
        <w:pPrChange w:id="227" w:author="Abdul MANAN" w:date="2026-09-29T13:51:00Z" w16du:dateUtc="2026-09-29T08:51:00Z">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s>
            <w:adjustRightInd w:val="0"/>
            <w:jc w:val="both"/>
          </w:pPr>
        </w:pPrChange>
      </w:pPr>
      <w:del w:id="228" w:author="Abdul MANAN" w:date="2026-07-06T13:22:00Z" w16du:dateUtc="2026-07-06T09:22:00Z">
        <w:r w:rsidRPr="00CE387C" w:rsidDel="00311423">
          <w:rPr>
            <w:rFonts w:ascii="Century Gothic" w:hAnsi="Century Gothic"/>
            <w:rPrChange w:id="229" w:author="Abdul MANAN" w:date="2026-09-29T13:52:00Z" w16du:dateUtc="2026-09-29T08:52:00Z">
              <w:rPr>
                <w:rFonts w:ascii="Century" w:eastAsia="Times New Roman" w:hAnsi="Century" w:cs="Arial"/>
                <w:b/>
                <w:bCs/>
                <w:i/>
                <w:iCs/>
                <w:spacing w:val="-3"/>
                <w:u w:val="single"/>
              </w:rPr>
            </w:rPrChange>
          </w:rPr>
          <w:delText>NON-PROFIT</w:delText>
        </w:r>
        <w:r w:rsidRPr="00CE387C" w:rsidDel="00311423">
          <w:rPr>
            <w:rFonts w:ascii="Century Gothic" w:hAnsi="Century Gothic"/>
            <w:rPrChange w:id="230" w:author="Abdul MANAN" w:date="2026-09-29T13:52:00Z" w16du:dateUtc="2026-09-29T08:52:00Z">
              <w:rPr>
                <w:rFonts w:ascii="Century" w:eastAsia="Times New Roman" w:hAnsi="Century" w:cs="Arial"/>
                <w:b/>
                <w:bCs/>
                <w:i/>
                <w:iCs/>
                <w:spacing w:val="-3"/>
              </w:rPr>
            </w:rPrChange>
          </w:rPr>
          <w:delText>:</w:delText>
        </w:r>
        <w:r w:rsidRPr="00CE387C" w:rsidDel="00311423">
          <w:rPr>
            <w:rFonts w:ascii="Century Gothic" w:hAnsi="Century Gothic"/>
            <w:rPrChange w:id="231" w:author="Abdul MANAN" w:date="2026-09-29T13:52:00Z" w16du:dateUtc="2026-09-29T08:52:00Z">
              <w:rPr>
                <w:rFonts w:ascii="Century" w:eastAsia="Times New Roman" w:hAnsi="Century" w:cs="Arial"/>
                <w:i/>
                <w:iCs/>
                <w:spacing w:val="-3"/>
              </w:rPr>
            </w:rPrChange>
          </w:rPr>
          <w:delText xml:space="preserve">  </w:delText>
        </w:r>
        <w:r w:rsidRPr="00CE387C" w:rsidDel="00311423">
          <w:rPr>
            <w:rFonts w:ascii="Century Gothic" w:hAnsi="Century Gothic"/>
            <w:rPrChange w:id="232" w:author="Abdul MANAN" w:date="2026-09-29T13:52:00Z" w16du:dateUtc="2026-09-29T08:52:00Z">
              <w:rPr>
                <w:rFonts w:ascii="Century" w:eastAsia="Times New Roman" w:hAnsi="Century" w:cs="Arial"/>
                <w:spacing w:val="-3"/>
              </w:rPr>
            </w:rPrChange>
          </w:rPr>
          <w:delText xml:space="preserve">Lawyers of the Firm have extensively advised both local and foreign philanthropists on a national, international and private level to devise logistically and financially sustainable strategies for its Clients.  While routinely involved in advising and assisting with respect to private non-profit sector ventures including incorporations and establishment of trusts, societies and companies for objects as diverse as education, female empowerment, sustainable community development, child labor, tourism and infrastructure development, the Firm has been prominently involved in national initiatives on social sector reform and the representation of international and governmental aid agencies with respect to their administrative and project related activities in Pakistan.  The lawyers' participation in social reform projects has involved advice and facilitation in all aspects of review and reform of the legislative, financial, administrative and co-coordinative reform of the concerned sectors while its representation of foreign donor agencies has entailed substantive advice and assistance with respect to project, labor, administrative, governmental, licensing, property, and other legal concerns arising in the context of their presence in Pakistan.  </w:delText>
        </w:r>
      </w:del>
    </w:p>
    <w:p w14:paraId="35FFB444" w14:textId="77777777" w:rsidR="00F50B9C" w:rsidRPr="00CE387C" w:rsidDel="00311423" w:rsidRDefault="00F50B9C" w:rsidP="00F50B9C">
      <w:pPr>
        <w:spacing w:line="276" w:lineRule="auto"/>
        <w:jc w:val="both"/>
        <w:rPr>
          <w:del w:id="233" w:author="Abdul MANAN" w:date="2026-07-06T13:22:00Z" w16du:dateUtc="2026-07-06T09:22:00Z"/>
          <w:rFonts w:ascii="Century Gothic" w:hAnsi="Century Gothic"/>
          <w:rPrChange w:id="234" w:author="Abdul MANAN" w:date="2026-09-29T13:52:00Z" w16du:dateUtc="2026-09-29T08:52:00Z">
            <w:rPr>
              <w:del w:id="235" w:author="Abdul MANAN" w:date="2026-07-06T13:22:00Z" w16du:dateUtc="2026-07-06T09:22:00Z"/>
              <w:rFonts w:ascii="Century" w:eastAsia="Times New Roman" w:hAnsi="Century" w:cs="Arial"/>
              <w:spacing w:val="-3"/>
            </w:rPr>
          </w:rPrChange>
        </w:rPr>
        <w:pPrChange w:id="236" w:author="Abdul MANAN" w:date="2026-09-29T13:51:00Z" w16du:dateUtc="2026-09-29T08:51:00Z">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s>
            <w:adjustRightInd w:val="0"/>
            <w:jc w:val="both"/>
          </w:pPr>
        </w:pPrChange>
      </w:pPr>
    </w:p>
    <w:p w14:paraId="2DB376A3" w14:textId="77777777" w:rsidR="00F50B9C" w:rsidRPr="00CE387C" w:rsidDel="00311423" w:rsidRDefault="00F50B9C" w:rsidP="00F50B9C">
      <w:pPr>
        <w:spacing w:line="276" w:lineRule="auto"/>
        <w:jc w:val="both"/>
        <w:rPr>
          <w:del w:id="237" w:author="Abdul MANAN" w:date="2026-07-06T13:22:00Z" w16du:dateUtc="2026-07-06T09:22:00Z"/>
          <w:rFonts w:ascii="Century Gothic" w:hAnsi="Century Gothic"/>
          <w:rPrChange w:id="238" w:author="Abdul MANAN" w:date="2026-09-29T13:52:00Z" w16du:dateUtc="2026-09-29T08:52:00Z">
            <w:rPr>
              <w:del w:id="239" w:author="Abdul MANAN" w:date="2026-07-06T13:22:00Z" w16du:dateUtc="2026-07-06T09:22:00Z"/>
              <w:rFonts w:ascii="Century" w:hAnsi="Century" w:cs="Arial"/>
              <w:bCs/>
              <w:iCs/>
              <w:color w:val="000000" w:themeColor="text1"/>
              <w:shd w:val="clear" w:color="auto" w:fill="FFFFFF"/>
            </w:rPr>
          </w:rPrChange>
        </w:rPr>
        <w:pPrChange w:id="240" w:author="Abdul MANAN" w:date="2026-09-29T13:51:00Z" w16du:dateUtc="2026-09-29T08:51:00Z">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s>
            <w:adjustRightInd w:val="0"/>
            <w:jc w:val="both"/>
          </w:pPr>
        </w:pPrChange>
      </w:pPr>
      <w:del w:id="241" w:author="Abdul MANAN" w:date="2026-07-06T13:22:00Z" w16du:dateUtc="2026-07-06T09:22:00Z">
        <w:r w:rsidRPr="00CE387C" w:rsidDel="00311423">
          <w:rPr>
            <w:rFonts w:ascii="Century Gothic" w:hAnsi="Century Gothic"/>
            <w:rPrChange w:id="242" w:author="Abdul MANAN" w:date="2026-09-29T13:52:00Z" w16du:dateUtc="2026-09-29T08:52:00Z">
              <w:rPr>
                <w:rFonts w:ascii="Century" w:eastAsia="Times New Roman" w:hAnsi="Century" w:cs="Arial"/>
                <w:b/>
                <w:bCs/>
                <w:i/>
                <w:iCs/>
                <w:spacing w:val="-3"/>
              </w:rPr>
            </w:rPrChange>
          </w:rPr>
          <w:delText>UAE &amp; CROSS</w:delText>
        </w:r>
        <w:r w:rsidRPr="00CE387C" w:rsidDel="00311423">
          <w:rPr>
            <w:rFonts w:ascii="Cambria Math" w:hAnsi="Cambria Math" w:cs="Cambria Math"/>
            <w:rPrChange w:id="243" w:author="Abdul MANAN" w:date="2026-09-29T13:52:00Z" w16du:dateUtc="2026-09-29T08:52:00Z">
              <w:rPr>
                <w:rFonts w:ascii="Cambria Math" w:eastAsia="Times New Roman" w:hAnsi="Cambria Math" w:cs="Cambria Math"/>
                <w:b/>
                <w:bCs/>
                <w:i/>
                <w:iCs/>
                <w:spacing w:val="-3"/>
              </w:rPr>
            </w:rPrChange>
          </w:rPr>
          <w:delText>‑</w:delText>
        </w:r>
        <w:r w:rsidRPr="00CE387C" w:rsidDel="00311423">
          <w:rPr>
            <w:rFonts w:ascii="Century Gothic" w:hAnsi="Century Gothic"/>
            <w:rPrChange w:id="244" w:author="Abdul MANAN" w:date="2026-09-29T13:52:00Z" w16du:dateUtc="2026-09-29T08:52:00Z">
              <w:rPr>
                <w:rFonts w:ascii="Century" w:eastAsia="Times New Roman" w:hAnsi="Century" w:cs="Arial"/>
                <w:b/>
                <w:bCs/>
                <w:i/>
                <w:iCs/>
                <w:spacing w:val="-3"/>
              </w:rPr>
            </w:rPrChange>
          </w:rPr>
          <w:delText xml:space="preserve">BORDER PRACTICE: </w:delText>
        </w:r>
        <w:r w:rsidRPr="00CE387C" w:rsidDel="00311423">
          <w:rPr>
            <w:rFonts w:ascii="Century Gothic" w:hAnsi="Century Gothic"/>
            <w:rPrChange w:id="245" w:author="Abdul MANAN" w:date="2026-09-29T13:52:00Z" w16du:dateUtc="2026-09-29T08:52:00Z">
              <w:rPr>
                <w:rFonts w:ascii="Century" w:eastAsia="Times New Roman" w:hAnsi="Century" w:cs="Arial"/>
                <w:spacing w:val="-3"/>
              </w:rPr>
            </w:rPrChange>
          </w:rPr>
          <w:delText>In addition to our Pakistan</w:delText>
        </w:r>
        <w:r w:rsidRPr="00CE387C" w:rsidDel="00311423">
          <w:rPr>
            <w:rFonts w:ascii="Cambria Math" w:hAnsi="Cambria Math" w:cs="Cambria Math"/>
            <w:rPrChange w:id="246" w:author="Abdul MANAN" w:date="2026-09-29T13:52:00Z" w16du:dateUtc="2026-09-29T08:52:00Z">
              <w:rPr>
                <w:rFonts w:ascii="Cambria Math" w:eastAsia="Times New Roman" w:hAnsi="Cambria Math" w:cs="Cambria Math"/>
                <w:spacing w:val="-3"/>
              </w:rPr>
            </w:rPrChange>
          </w:rPr>
          <w:delText>‑</w:delText>
        </w:r>
        <w:r w:rsidRPr="00CE387C" w:rsidDel="00311423">
          <w:rPr>
            <w:rFonts w:ascii="Century Gothic" w:hAnsi="Century Gothic"/>
            <w:rPrChange w:id="247" w:author="Abdul MANAN" w:date="2026-09-29T13:52:00Z" w16du:dateUtc="2026-09-29T08:52:00Z">
              <w:rPr>
                <w:rFonts w:ascii="Century" w:eastAsia="Times New Roman" w:hAnsi="Century" w:cs="Arial"/>
                <w:spacing w:val="-3"/>
              </w:rPr>
            </w:rPrChange>
          </w:rPr>
          <w:delText>based practice, LawShaoor Chambers provides legal support on UAE</w:delText>
        </w:r>
        <w:r w:rsidRPr="00CE387C" w:rsidDel="00311423">
          <w:rPr>
            <w:rFonts w:ascii="Cambria Math" w:hAnsi="Cambria Math" w:cs="Cambria Math"/>
            <w:rPrChange w:id="248" w:author="Abdul MANAN" w:date="2026-09-29T13:52:00Z" w16du:dateUtc="2026-09-29T08:52:00Z">
              <w:rPr>
                <w:rFonts w:ascii="Cambria Math" w:eastAsia="Times New Roman" w:hAnsi="Cambria Math" w:cs="Cambria Math"/>
                <w:spacing w:val="-3"/>
              </w:rPr>
            </w:rPrChange>
          </w:rPr>
          <w:delText>‑</w:delText>
        </w:r>
        <w:r w:rsidRPr="00CE387C" w:rsidDel="00311423">
          <w:rPr>
            <w:rFonts w:ascii="Century Gothic" w:hAnsi="Century Gothic"/>
            <w:rPrChange w:id="249" w:author="Abdul MANAN" w:date="2026-09-29T13:52:00Z" w16du:dateUtc="2026-09-29T08:52:00Z">
              <w:rPr>
                <w:rFonts w:ascii="Century" w:eastAsia="Times New Roman" w:hAnsi="Century" w:cs="Arial"/>
                <w:spacing w:val="-3"/>
              </w:rPr>
            </w:rPrChange>
          </w:rPr>
          <w:delText>related matters through its partnership with M.B. KEMP (ME) LLP. Our combined team advises on corporate and commercial transactions, banking and finance, regulatory compliance, mergers and acquisitions, restructuring, DIFC and ADGM matters, and cross</w:delText>
        </w:r>
        <w:r w:rsidRPr="00CE387C" w:rsidDel="00311423">
          <w:rPr>
            <w:rFonts w:ascii="Cambria Math" w:hAnsi="Cambria Math" w:cs="Cambria Math"/>
            <w:rPrChange w:id="250" w:author="Abdul MANAN" w:date="2026-09-29T13:52:00Z" w16du:dateUtc="2026-09-29T08:52:00Z">
              <w:rPr>
                <w:rFonts w:ascii="Cambria Math" w:eastAsia="Times New Roman" w:hAnsi="Cambria Math" w:cs="Cambria Math"/>
                <w:spacing w:val="-3"/>
              </w:rPr>
            </w:rPrChange>
          </w:rPr>
          <w:delText>‑</w:delText>
        </w:r>
        <w:r w:rsidRPr="00CE387C" w:rsidDel="00311423">
          <w:rPr>
            <w:rFonts w:ascii="Century Gothic" w:hAnsi="Century Gothic"/>
            <w:rPrChange w:id="251" w:author="Abdul MANAN" w:date="2026-09-29T13:52:00Z" w16du:dateUtc="2026-09-29T08:52:00Z">
              <w:rPr>
                <w:rFonts w:ascii="Century" w:eastAsia="Times New Roman" w:hAnsi="Century" w:cs="Arial"/>
                <w:spacing w:val="-3"/>
              </w:rPr>
            </w:rPrChange>
          </w:rPr>
          <w:delText>border disputes. With experienced lawyers based in Abu Dhabi and Dubai, we are able to assist clients with both onshore and free</w:delText>
        </w:r>
        <w:r w:rsidRPr="00CE387C" w:rsidDel="00311423">
          <w:rPr>
            <w:rFonts w:ascii="Cambria Math" w:hAnsi="Cambria Math" w:cs="Cambria Math"/>
            <w:rPrChange w:id="252" w:author="Abdul MANAN" w:date="2026-09-29T13:52:00Z" w16du:dateUtc="2026-09-29T08:52:00Z">
              <w:rPr>
                <w:rFonts w:ascii="Cambria Math" w:eastAsia="Times New Roman" w:hAnsi="Cambria Math" w:cs="Cambria Math"/>
                <w:spacing w:val="-3"/>
              </w:rPr>
            </w:rPrChange>
          </w:rPr>
          <w:delText>‑</w:delText>
        </w:r>
        <w:r w:rsidRPr="00CE387C" w:rsidDel="00311423">
          <w:rPr>
            <w:rFonts w:ascii="Century Gothic" w:hAnsi="Century Gothic"/>
            <w:rPrChange w:id="253" w:author="Abdul MANAN" w:date="2026-09-29T13:52:00Z" w16du:dateUtc="2026-09-29T08:52:00Z">
              <w:rPr>
                <w:rFonts w:ascii="Century" w:eastAsia="Times New Roman" w:hAnsi="Century" w:cs="Arial"/>
                <w:spacing w:val="-3"/>
              </w:rPr>
            </w:rPrChange>
          </w:rPr>
          <w:delText>zone legal requirements, ensuring coordinated and efficient representation across jurisdictions.</w:delText>
        </w:r>
        <w:r w:rsidRPr="00CE387C" w:rsidDel="00311423">
          <w:rPr>
            <w:rFonts w:ascii="Century Gothic" w:hAnsi="Century Gothic"/>
            <w:rPrChange w:id="254" w:author="Abdul MANAN" w:date="2026-09-29T13:52:00Z" w16du:dateUtc="2026-09-29T08:52:00Z">
              <w:rPr>
                <w:rFonts w:ascii="Century" w:hAnsi="Century" w:cs="Arial"/>
                <w:bCs/>
                <w:iCs/>
                <w:color w:val="000000" w:themeColor="text1"/>
                <w:shd w:val="clear" w:color="auto" w:fill="FFFFFF"/>
              </w:rPr>
            </w:rPrChange>
          </w:rPr>
          <w:br w:type="page"/>
        </w:r>
      </w:del>
    </w:p>
    <w:p w14:paraId="58DB0E33" w14:textId="77777777" w:rsidR="00F50B9C" w:rsidRPr="00CE387C" w:rsidDel="00311423" w:rsidRDefault="00F50B9C" w:rsidP="00F50B9C">
      <w:pPr>
        <w:spacing w:line="276" w:lineRule="auto"/>
        <w:jc w:val="both"/>
        <w:rPr>
          <w:del w:id="255" w:author="Abdul MANAN" w:date="2026-07-06T13:22:00Z" w16du:dateUtc="2026-07-06T09:22:00Z"/>
          <w:rFonts w:ascii="Century Gothic" w:hAnsi="Century Gothic"/>
          <w:rPrChange w:id="256" w:author="Abdul MANAN" w:date="2026-09-29T13:52:00Z" w16du:dateUtc="2026-09-29T08:52:00Z">
            <w:rPr>
              <w:del w:id="257" w:author="Abdul MANAN" w:date="2026-07-06T13:22:00Z" w16du:dateUtc="2026-07-06T09:22:00Z"/>
              <w:rFonts w:ascii="Century" w:hAnsi="Century"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Change>
        </w:rPr>
        <w:pPrChange w:id="258" w:author="Abdul MANAN" w:date="2026-09-29T13:51:00Z" w16du:dateUtc="2026-09-29T08:51:00Z">
          <w:pPr>
            <w:shd w:val="clear" w:color="auto" w:fill="BFBFBF" w:themeFill="background1" w:themeFillShade="BF"/>
            <w:jc w:val="center"/>
          </w:pPr>
        </w:pPrChange>
      </w:pPr>
      <w:del w:id="259" w:author="Abdul MANAN" w:date="2026-07-06T13:22:00Z" w16du:dateUtc="2026-07-06T09:22:00Z">
        <w:r w:rsidRPr="00CE387C" w:rsidDel="00311423">
          <w:rPr>
            <w:rFonts w:ascii="Century Gothic" w:hAnsi="Century Gothic"/>
            <w:rPrChange w:id="260" w:author="Abdul MANAN" w:date="2026-09-29T13:52:00Z" w16du:dateUtc="2026-09-29T08:52:00Z">
              <w:rPr>
                <w:rFonts w:ascii="Century" w:hAnsi="Century"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Change>
          </w:rPr>
          <w:delText>TEAM</w:delText>
        </w:r>
      </w:del>
    </w:p>
    <w:p w14:paraId="66BCA333" w14:textId="77777777" w:rsidR="00F50B9C" w:rsidRPr="00CE387C" w:rsidDel="00311423" w:rsidRDefault="00F50B9C" w:rsidP="00F50B9C">
      <w:pPr>
        <w:spacing w:line="276" w:lineRule="auto"/>
        <w:jc w:val="both"/>
        <w:rPr>
          <w:del w:id="261" w:author="Abdul MANAN" w:date="2026-07-06T13:22:00Z" w16du:dateUtc="2026-07-06T09:22:00Z"/>
          <w:rFonts w:ascii="Century Gothic" w:hAnsi="Century Gothic"/>
          <w:rPrChange w:id="262" w:author="Abdul MANAN" w:date="2026-09-29T13:52:00Z" w16du:dateUtc="2026-09-29T08:52:00Z">
            <w:rPr>
              <w:del w:id="263" w:author="Abdul MANAN" w:date="2026-07-06T13:22:00Z" w16du:dateUtc="2026-07-06T09:22:00Z"/>
              <w:rFonts w:ascii="Century" w:hAnsi="Century" w:cs="Arial"/>
              <w:b/>
              <w:color w:val="BFBFBF" w:themeColor="background1" w:themeShade="BF"/>
              <w14:shadow w14:blurRad="50800" w14:dist="38100" w14:dir="2700000" w14:sx="100000" w14:sy="100000" w14:kx="0" w14:ky="0" w14:algn="tl">
                <w14:srgbClr w14:val="000000">
                  <w14:alpha w14:val="60000"/>
                </w14:srgbClr>
              </w14:shadow>
            </w:rPr>
          </w:rPrChange>
        </w:rPr>
        <w:pPrChange w:id="264" w:author="Abdul MANAN" w:date="2026-09-29T13:51:00Z" w16du:dateUtc="2026-09-29T08:51:00Z">
          <w:pPr>
            <w:shd w:val="clear" w:color="auto" w:fill="FFFFFF" w:themeFill="background1"/>
            <w:jc w:val="both"/>
          </w:pPr>
        </w:pPrChange>
      </w:pPr>
    </w:p>
    <w:p w14:paraId="6DCDD236" w14:textId="77777777" w:rsidR="00F50B9C" w:rsidRPr="00CE387C" w:rsidDel="00311423" w:rsidRDefault="00F50B9C" w:rsidP="00F50B9C">
      <w:pPr>
        <w:spacing w:line="276" w:lineRule="auto"/>
        <w:jc w:val="both"/>
        <w:rPr>
          <w:del w:id="265" w:author="Abdul MANAN" w:date="2026-07-06T13:22:00Z" w16du:dateUtc="2026-07-06T09:22:00Z"/>
          <w:rFonts w:ascii="Century Gothic" w:hAnsi="Century Gothic"/>
          <w:rPrChange w:id="266" w:author="Abdul MANAN" w:date="2026-09-29T13:52:00Z" w16du:dateUtc="2026-09-29T08:52:00Z">
            <w:rPr>
              <w:del w:id="267" w:author="Abdul MANAN" w:date="2026-07-06T13:22:00Z" w16du:dateUtc="2026-07-06T09:22:00Z"/>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pPrChange w:id="268" w:author="Abdul MANAN" w:date="2026-09-29T13:51:00Z" w16du:dateUtc="2026-09-29T08:51:00Z">
          <w:pPr>
            <w:shd w:val="clear" w:color="auto" w:fill="FFFFFF" w:themeFill="background1"/>
            <w:jc w:val="both"/>
          </w:pPr>
        </w:pPrChange>
      </w:pPr>
      <w:del w:id="269" w:author="Abdul MANAN" w:date="2026-07-06T13:22:00Z" w16du:dateUtc="2026-07-06T09:22:00Z">
        <w:r w:rsidRPr="00CE387C" w:rsidDel="00311423">
          <w:rPr>
            <w:rFonts w:ascii="Century Gothic" w:hAnsi="Century Gothic"/>
            <w:rPrChange w:id="270" w:author="Abdul MANAN" w:date="2026-09-29T13:52:00Z" w16du:dateUtc="2026-09-29T08:52:00Z">
              <w:rPr>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delText>ABDUL MANAN </w:delText>
        </w:r>
      </w:del>
    </w:p>
    <w:p w14:paraId="0C065709" w14:textId="77777777" w:rsidR="00F50B9C" w:rsidRPr="00CE387C" w:rsidDel="00311423" w:rsidRDefault="00F50B9C" w:rsidP="00F50B9C">
      <w:pPr>
        <w:spacing w:line="276" w:lineRule="auto"/>
        <w:jc w:val="both"/>
        <w:rPr>
          <w:del w:id="271" w:author="Abdul MANAN" w:date="2026-07-06T13:22:00Z" w16du:dateUtc="2026-07-06T09:22:00Z"/>
          <w:rFonts w:ascii="Century Gothic" w:hAnsi="Century Gothic"/>
          <w:rPrChange w:id="272" w:author="Abdul MANAN" w:date="2026-09-29T13:52:00Z" w16du:dateUtc="2026-09-29T08:52:00Z">
            <w:rPr>
              <w:del w:id="273" w:author="Abdul MANAN" w:date="2026-07-06T13:22:00Z" w16du:dateUtc="2026-07-06T09:22:00Z"/>
              <w:rFonts w:ascii="Century" w:hAnsi="Century"/>
              <w:sz w:val="22"/>
              <w:szCs w:val="22"/>
            </w:rPr>
          </w:rPrChange>
        </w:rPr>
        <w:pPrChange w:id="274" w:author="Abdul MANAN" w:date="2026-09-29T13:51:00Z" w16du:dateUtc="2026-09-29T08:51:00Z">
          <w:pPr>
            <w:pStyle w:val="paragraph"/>
            <w:spacing w:before="0" w:beforeAutospacing="0" w:after="0" w:afterAutospacing="0" w:line="276" w:lineRule="auto"/>
            <w:jc w:val="both"/>
            <w:textAlignment w:val="baseline"/>
          </w:pPr>
        </w:pPrChange>
      </w:pPr>
      <w:del w:id="275" w:author="Abdul MANAN" w:date="2026-07-06T13:22:00Z" w16du:dateUtc="2026-07-06T09:22:00Z">
        <w:r w:rsidRPr="00CE387C" w:rsidDel="00311423">
          <w:rPr>
            <w:rFonts w:ascii="Century Gothic" w:hAnsi="Century Gothic"/>
            <w:rPrChange w:id="276" w:author="Abdul MANAN" w:date="2026-09-29T13:52:00Z" w16du:dateUtc="2026-09-29T08:52:00Z">
              <w:rPr>
                <w:rFonts w:ascii="Century" w:hAnsi="Century"/>
                <w:sz w:val="22"/>
                <w:szCs w:val="22"/>
              </w:rPr>
            </w:rPrChange>
          </w:rPr>
          <w:delText>Founder, LawShaoor Chambers</w:delText>
        </w:r>
      </w:del>
    </w:p>
    <w:p w14:paraId="6A4599A8" w14:textId="77777777" w:rsidR="00F50B9C" w:rsidRPr="00CE387C" w:rsidDel="00311423" w:rsidRDefault="00F50B9C" w:rsidP="00F50B9C">
      <w:pPr>
        <w:spacing w:line="276" w:lineRule="auto"/>
        <w:jc w:val="both"/>
        <w:rPr>
          <w:del w:id="277" w:author="Abdul MANAN" w:date="2026-07-06T13:22:00Z" w16du:dateUtc="2026-07-06T09:22:00Z"/>
          <w:rFonts w:ascii="Century Gothic" w:hAnsi="Century Gothic"/>
          <w:rPrChange w:id="278" w:author="Abdul MANAN" w:date="2026-09-29T13:52:00Z" w16du:dateUtc="2026-09-29T08:52:00Z">
            <w:rPr>
              <w:del w:id="279" w:author="Abdul MANAN" w:date="2026-07-06T13:22:00Z" w16du:dateUtc="2026-07-06T09:22:00Z"/>
              <w:rFonts w:ascii="Century" w:hAnsi="Century" w:cs="Arial"/>
              <w:color w:val="000000"/>
              <w:sz w:val="22"/>
              <w:szCs w:val="22"/>
              <w:shd w:val="clear" w:color="auto" w:fill="FFFFFF"/>
            </w:rPr>
          </w:rPrChange>
        </w:rPr>
        <w:pPrChange w:id="280" w:author="Abdul MANAN" w:date="2026-09-29T13:51:00Z" w16du:dateUtc="2026-09-29T08:51:00Z">
          <w:pPr>
            <w:pStyle w:val="paragraph"/>
            <w:spacing w:before="0" w:beforeAutospacing="0" w:after="0" w:afterAutospacing="0" w:line="276" w:lineRule="auto"/>
            <w:jc w:val="both"/>
            <w:textAlignment w:val="baseline"/>
          </w:pPr>
        </w:pPrChange>
      </w:pPr>
    </w:p>
    <w:p w14:paraId="0B24B460" w14:textId="77777777" w:rsidR="00F50B9C" w:rsidRPr="00CE387C" w:rsidDel="00311423" w:rsidRDefault="00F50B9C" w:rsidP="00F50B9C">
      <w:pPr>
        <w:spacing w:line="276" w:lineRule="auto"/>
        <w:jc w:val="both"/>
        <w:rPr>
          <w:del w:id="281" w:author="Abdul MANAN" w:date="2026-07-06T13:22:00Z" w16du:dateUtc="2026-07-06T09:22:00Z"/>
          <w:rFonts w:ascii="Century Gothic" w:hAnsi="Century Gothic"/>
          <w:rPrChange w:id="282" w:author="Abdul MANAN" w:date="2026-09-29T13:52:00Z" w16du:dateUtc="2026-09-29T08:52:00Z">
            <w:rPr>
              <w:del w:id="283" w:author="Abdul MANAN" w:date="2026-07-06T13:22:00Z" w16du:dateUtc="2026-07-06T09:22:00Z"/>
              <w:rFonts w:ascii="Century" w:hAnsi="Century"/>
            </w:rPr>
          </w:rPrChange>
        </w:rPr>
        <w:pPrChange w:id="284" w:author="Abdul MANAN" w:date="2026-09-29T13:51:00Z" w16du:dateUtc="2026-09-29T08:51:00Z">
          <w:pPr>
            <w:jc w:val="both"/>
          </w:pPr>
        </w:pPrChange>
      </w:pPr>
      <w:del w:id="285" w:author="Abdul MANAN" w:date="2026-07-06T13:22:00Z" w16du:dateUtc="2026-07-06T09:22:00Z">
        <w:r w:rsidRPr="00CE387C" w:rsidDel="00311423">
          <w:rPr>
            <w:rFonts w:ascii="Century Gothic" w:hAnsi="Century Gothic"/>
            <w:rPrChange w:id="286" w:author="Abdul MANAN" w:date="2026-09-29T13:52:00Z" w16du:dateUtc="2026-09-29T08:52:00Z">
              <w:rPr>
                <w:rFonts w:ascii="Century" w:hAnsi="Century"/>
              </w:rPr>
            </w:rPrChange>
          </w:rPr>
          <w:delText>Abdul Manan is an Islamabad-based corporate and commercial lawyer with over 13 years of experience specializing in the energy, technology, fintech, and banking sectors. He handles the full range of corporate and commercial matters, representing multinational corporations, financial institutions, high-growth tech enterprises,</w:delText>
        </w:r>
        <w:r w:rsidRPr="00CE387C" w:rsidDel="00311423">
          <w:rPr>
            <w:rFonts w:ascii="Century Gothic" w:hAnsi="Century Gothic"/>
          </w:rPr>
          <w:delText xml:space="preserve"> </w:delText>
        </w:r>
        <w:r w:rsidRPr="00CE387C" w:rsidDel="00311423">
          <w:rPr>
            <w:rFonts w:ascii="Century Gothic" w:hAnsi="Century Gothic"/>
            <w:rPrChange w:id="287" w:author="Abdul MANAN" w:date="2026-09-29T13:52:00Z" w16du:dateUtc="2026-09-29T08:52:00Z">
              <w:rPr>
                <w:rFonts w:ascii="Century" w:hAnsi="Century"/>
              </w:rPr>
            </w:rPrChange>
          </w:rPr>
          <w:delText>non-profit organizations and local &amp; foreign companies. He regularly advise clients on everything from complex corporate structuring to the regulatory nuances of AI and financial technologies.</w:delText>
        </w:r>
      </w:del>
    </w:p>
    <w:p w14:paraId="1A288166" w14:textId="77777777" w:rsidR="00F50B9C" w:rsidRPr="00CE387C" w:rsidDel="00311423" w:rsidRDefault="00F50B9C" w:rsidP="00F50B9C">
      <w:pPr>
        <w:spacing w:line="276" w:lineRule="auto"/>
        <w:jc w:val="both"/>
        <w:rPr>
          <w:del w:id="288" w:author="Abdul MANAN" w:date="2026-07-06T13:22:00Z" w16du:dateUtc="2026-07-06T09:22:00Z"/>
          <w:rFonts w:ascii="Century Gothic" w:hAnsi="Century Gothic"/>
          <w:rPrChange w:id="289" w:author="Abdul MANAN" w:date="2026-09-29T13:52:00Z" w16du:dateUtc="2026-09-29T08:52:00Z">
            <w:rPr>
              <w:del w:id="290" w:author="Abdul MANAN" w:date="2026-07-06T13:22:00Z" w16du:dateUtc="2026-07-06T09:22:00Z"/>
              <w:rFonts w:ascii="Century" w:hAnsi="Century"/>
            </w:rPr>
          </w:rPrChange>
        </w:rPr>
        <w:pPrChange w:id="291" w:author="Abdul MANAN" w:date="2026-09-29T13:51:00Z" w16du:dateUtc="2026-09-29T08:51:00Z">
          <w:pPr>
            <w:jc w:val="both"/>
          </w:pPr>
        </w:pPrChange>
      </w:pPr>
    </w:p>
    <w:p w14:paraId="1EF8D436" w14:textId="77777777" w:rsidR="00F50B9C" w:rsidRPr="00CE387C" w:rsidDel="00311423" w:rsidRDefault="00F50B9C" w:rsidP="00F50B9C">
      <w:pPr>
        <w:spacing w:line="276" w:lineRule="auto"/>
        <w:jc w:val="both"/>
        <w:rPr>
          <w:del w:id="292" w:author="Abdul MANAN" w:date="2026-07-06T13:22:00Z" w16du:dateUtc="2026-07-06T09:22:00Z"/>
          <w:rFonts w:ascii="Century Gothic" w:hAnsi="Century Gothic"/>
          <w:rPrChange w:id="293" w:author="Abdul MANAN" w:date="2026-09-29T13:52:00Z" w16du:dateUtc="2026-09-29T08:52:00Z">
            <w:rPr>
              <w:del w:id="294" w:author="Abdul MANAN" w:date="2026-07-06T13:22:00Z" w16du:dateUtc="2026-07-06T09:22:00Z"/>
              <w:rFonts w:ascii="Century" w:hAnsi="Century"/>
            </w:rPr>
          </w:rPrChange>
        </w:rPr>
        <w:pPrChange w:id="295" w:author="Abdul MANAN" w:date="2026-09-29T13:51:00Z" w16du:dateUtc="2026-09-29T08:51:00Z">
          <w:pPr>
            <w:jc w:val="both"/>
          </w:pPr>
        </w:pPrChange>
      </w:pPr>
      <w:del w:id="296" w:author="Abdul MANAN" w:date="2026-07-06T13:22:00Z" w16du:dateUtc="2026-07-06T09:22:00Z">
        <w:r w:rsidRPr="00CE387C" w:rsidDel="00311423">
          <w:rPr>
            <w:rFonts w:ascii="Century Gothic" w:hAnsi="Century Gothic"/>
            <w:rPrChange w:id="297" w:author="Abdul MANAN" w:date="2026-09-29T13:52:00Z" w16du:dateUtc="2026-09-29T08:52:00Z">
              <w:rPr>
                <w:rFonts w:ascii="Century" w:hAnsi="Century"/>
              </w:rPr>
            </w:rPrChange>
          </w:rPr>
          <w:delText xml:space="preserve">Before establishing LawShaoor Chambers, Mr. Manan worked with premier law firms across Pakistan and the Gulf region. He has a proven track record in executing major corporate restructurings, cross-border mergers and acquisitions, and corporate finance transactions. </w:delText>
        </w:r>
      </w:del>
    </w:p>
    <w:p w14:paraId="4AF1F143" w14:textId="77777777" w:rsidR="00F50B9C" w:rsidRPr="00CE387C" w:rsidDel="00311423" w:rsidRDefault="00F50B9C" w:rsidP="00F50B9C">
      <w:pPr>
        <w:spacing w:line="276" w:lineRule="auto"/>
        <w:jc w:val="both"/>
        <w:rPr>
          <w:del w:id="298" w:author="Abdul MANAN" w:date="2026-07-06T13:22:00Z" w16du:dateUtc="2026-07-06T09:22:00Z"/>
          <w:rFonts w:ascii="Century Gothic" w:hAnsi="Century Gothic"/>
          <w:rPrChange w:id="299" w:author="Abdul MANAN" w:date="2026-09-29T13:52:00Z" w16du:dateUtc="2026-09-29T08:52:00Z">
            <w:rPr>
              <w:del w:id="300" w:author="Abdul MANAN" w:date="2026-07-06T13:22:00Z" w16du:dateUtc="2026-07-06T09:22:00Z"/>
              <w:rFonts w:ascii="Century" w:hAnsi="Century"/>
            </w:rPr>
          </w:rPrChange>
        </w:rPr>
        <w:pPrChange w:id="301" w:author="Abdul MANAN" w:date="2026-09-29T13:51:00Z" w16du:dateUtc="2026-09-29T08:51:00Z">
          <w:pPr>
            <w:jc w:val="both"/>
          </w:pPr>
        </w:pPrChange>
      </w:pPr>
    </w:p>
    <w:p w14:paraId="3EC1626B" w14:textId="77777777" w:rsidR="00F50B9C" w:rsidRPr="00CE387C" w:rsidDel="00311423" w:rsidRDefault="00F50B9C" w:rsidP="00F50B9C">
      <w:pPr>
        <w:spacing w:line="276" w:lineRule="auto"/>
        <w:jc w:val="both"/>
        <w:rPr>
          <w:del w:id="302" w:author="Abdul MANAN" w:date="2026-07-06T13:22:00Z" w16du:dateUtc="2026-07-06T09:22:00Z"/>
          <w:rFonts w:ascii="Century Gothic" w:hAnsi="Century Gothic"/>
          <w:rPrChange w:id="303" w:author="Abdul MANAN" w:date="2026-09-29T13:52:00Z" w16du:dateUtc="2026-09-29T08:52:00Z">
            <w:rPr>
              <w:del w:id="304" w:author="Abdul MANAN" w:date="2026-07-06T13:22:00Z" w16du:dateUtc="2026-07-06T09:22:00Z"/>
              <w:rFonts w:ascii="Century" w:hAnsi="Century"/>
            </w:rPr>
          </w:rPrChange>
        </w:rPr>
        <w:pPrChange w:id="305" w:author="Abdul MANAN" w:date="2026-09-29T13:51:00Z" w16du:dateUtc="2026-09-29T08:51:00Z">
          <w:pPr>
            <w:jc w:val="both"/>
          </w:pPr>
        </w:pPrChange>
      </w:pPr>
      <w:del w:id="306" w:author="Abdul MANAN" w:date="2026-07-06T13:22:00Z" w16du:dateUtc="2026-07-06T09:22:00Z">
        <w:r w:rsidRPr="00CE387C" w:rsidDel="00311423">
          <w:rPr>
            <w:rFonts w:ascii="Century Gothic" w:hAnsi="Century Gothic"/>
            <w:rPrChange w:id="307" w:author="Abdul MANAN" w:date="2026-09-29T13:52:00Z" w16du:dateUtc="2026-09-29T08:52:00Z">
              <w:rPr>
                <w:rFonts w:ascii="Century" w:hAnsi="Century"/>
              </w:rPr>
            </w:rPrChange>
          </w:rPr>
          <w:delText>Alongside his primary focus on corporate and technology law, Mr. Manan possesses extensive experience in the energy and petroleum sectors. Drawing on his tenure at RIAA Barker Gillette, CMS (Saudi Arabia), and M.B. Kemp, he advised major energy companies on the commercial structuring, regulatory compliance and project documentation relating to upstream and downstream operations. His work included drafting and negotiating agreements for oil and gas projects, advising on licensing and regulatory frameworks, and supporting clients on cross border energy transactions. This experience has given him a strong understanding of the legal and commercial dynamics of Pakistan’s energy and petroleum industry.</w:delText>
        </w:r>
      </w:del>
    </w:p>
    <w:p w14:paraId="1BE97CDD" w14:textId="77777777" w:rsidR="00F50B9C" w:rsidRPr="00CE387C" w:rsidDel="00311423" w:rsidRDefault="00F50B9C" w:rsidP="00F50B9C">
      <w:pPr>
        <w:spacing w:line="276" w:lineRule="auto"/>
        <w:jc w:val="both"/>
        <w:rPr>
          <w:del w:id="308" w:author="Abdul MANAN" w:date="2026-07-06T13:22:00Z" w16du:dateUtc="2026-07-06T09:22:00Z"/>
          <w:rFonts w:ascii="Century Gothic" w:hAnsi="Century Gothic"/>
          <w:rPrChange w:id="309" w:author="Abdul MANAN" w:date="2026-09-29T13:52:00Z" w16du:dateUtc="2026-09-29T08:52:00Z">
            <w:rPr>
              <w:del w:id="310" w:author="Abdul MANAN" w:date="2026-07-06T13:22:00Z" w16du:dateUtc="2026-07-06T09:22:00Z"/>
              <w:rFonts w:ascii="Century" w:hAnsi="Century"/>
            </w:rPr>
          </w:rPrChange>
        </w:rPr>
        <w:pPrChange w:id="311" w:author="Abdul MANAN" w:date="2026-09-29T13:51:00Z" w16du:dateUtc="2026-09-29T08:51:00Z">
          <w:pPr>
            <w:jc w:val="both"/>
          </w:pPr>
        </w:pPrChange>
      </w:pPr>
    </w:p>
    <w:p w14:paraId="6767E387" w14:textId="77777777" w:rsidR="00F50B9C" w:rsidRPr="00CE387C" w:rsidDel="00311423" w:rsidRDefault="00F50B9C" w:rsidP="00F50B9C">
      <w:pPr>
        <w:spacing w:line="276" w:lineRule="auto"/>
        <w:jc w:val="both"/>
        <w:rPr>
          <w:del w:id="312" w:author="Abdul MANAN" w:date="2026-07-06T13:22:00Z" w16du:dateUtc="2026-07-06T09:22:00Z"/>
          <w:rFonts w:ascii="Century Gothic" w:hAnsi="Century Gothic"/>
          <w:rPrChange w:id="313" w:author="Abdul MANAN" w:date="2026-09-29T13:52:00Z" w16du:dateUtc="2026-09-29T08:52:00Z">
            <w:rPr>
              <w:del w:id="314" w:author="Abdul MANAN" w:date="2026-07-06T13:22:00Z" w16du:dateUtc="2026-07-06T09:22:00Z"/>
              <w:rFonts w:ascii="Century" w:hAnsi="Century"/>
            </w:rPr>
          </w:rPrChange>
        </w:rPr>
        <w:pPrChange w:id="315" w:author="Abdul MANAN" w:date="2026-09-29T13:51:00Z" w16du:dateUtc="2026-09-29T08:51:00Z">
          <w:pPr>
            <w:jc w:val="both"/>
          </w:pPr>
        </w:pPrChange>
      </w:pPr>
      <w:del w:id="316" w:author="Abdul MANAN" w:date="2026-07-06T13:22:00Z" w16du:dateUtc="2026-07-06T09:22:00Z">
        <w:r w:rsidRPr="00CE387C" w:rsidDel="00311423">
          <w:rPr>
            <w:rFonts w:ascii="Century Gothic" w:hAnsi="Century Gothic"/>
            <w:rPrChange w:id="317" w:author="Abdul MANAN" w:date="2026-09-29T13:52:00Z" w16du:dateUtc="2026-09-29T08:52:00Z">
              <w:rPr>
                <w:rFonts w:ascii="Century" w:hAnsi="Century"/>
              </w:rPr>
            </w:rPrChange>
          </w:rPr>
          <w:delText>Complementing his active practice, Mr. Manan is committed to the development of the legal profession. He serves as a visiting faculty member at several public sector universities in Islamabad, where he lectures on law.</w:delText>
        </w:r>
      </w:del>
    </w:p>
    <w:p w14:paraId="1790A98E" w14:textId="77777777" w:rsidR="00F50B9C" w:rsidRPr="00CE387C" w:rsidDel="00311423" w:rsidRDefault="00F50B9C" w:rsidP="00F50B9C">
      <w:pPr>
        <w:spacing w:line="276" w:lineRule="auto"/>
        <w:jc w:val="both"/>
        <w:rPr>
          <w:del w:id="318" w:author="Abdul MANAN" w:date="2026-07-06T13:22:00Z" w16du:dateUtc="2026-07-06T09:22:00Z"/>
          <w:rFonts w:ascii="Century Gothic" w:hAnsi="Century Gothic"/>
          <w:rPrChange w:id="319" w:author="Abdul MANAN" w:date="2026-09-29T13:52:00Z" w16du:dateUtc="2026-09-29T08:52:00Z">
            <w:rPr>
              <w:del w:id="320" w:author="Abdul MANAN" w:date="2026-07-06T13:22:00Z" w16du:dateUtc="2026-07-06T09:22:00Z"/>
              <w:rFonts w:ascii="Century" w:hAnsi="Century"/>
              <w:lang w:val="en-GB"/>
            </w:rPr>
          </w:rPrChange>
        </w:rPr>
        <w:pPrChange w:id="321" w:author="Abdul MANAN" w:date="2026-09-29T13:51:00Z" w16du:dateUtc="2026-09-29T08:51:00Z">
          <w:pPr>
            <w:jc w:val="both"/>
          </w:pPr>
        </w:pPrChange>
      </w:pPr>
    </w:p>
    <w:p w14:paraId="23C57B90" w14:textId="77777777" w:rsidR="00F50B9C" w:rsidRPr="00CE387C" w:rsidDel="00311423" w:rsidRDefault="00F50B9C" w:rsidP="00F50B9C">
      <w:pPr>
        <w:spacing w:line="276" w:lineRule="auto"/>
        <w:jc w:val="both"/>
        <w:rPr>
          <w:del w:id="322" w:author="Abdul MANAN" w:date="2026-07-06T13:22:00Z" w16du:dateUtc="2026-07-06T09:22:00Z"/>
          <w:rFonts w:ascii="Century Gothic" w:hAnsi="Century Gothic"/>
          <w:rPrChange w:id="323" w:author="Abdul MANAN" w:date="2026-09-29T13:52:00Z" w16du:dateUtc="2026-09-29T08:52:00Z">
            <w:rPr>
              <w:del w:id="324" w:author="Abdul MANAN" w:date="2026-07-06T13:22:00Z" w16du:dateUtc="2026-07-06T09:22:00Z"/>
              <w:rFonts w:ascii="Century" w:hAnsi="Century"/>
            </w:rPr>
          </w:rPrChange>
        </w:rPr>
        <w:pPrChange w:id="325" w:author="Abdul MANAN" w:date="2026-09-29T13:51:00Z" w16du:dateUtc="2026-09-29T08:51:00Z">
          <w:pPr>
            <w:jc w:val="both"/>
          </w:pPr>
        </w:pPrChange>
      </w:pPr>
    </w:p>
    <w:p w14:paraId="6A220805" w14:textId="77777777" w:rsidR="00F50B9C" w:rsidRPr="00CE387C" w:rsidDel="00311423" w:rsidRDefault="00F50B9C" w:rsidP="00F50B9C">
      <w:pPr>
        <w:spacing w:line="276" w:lineRule="auto"/>
        <w:jc w:val="both"/>
        <w:rPr>
          <w:del w:id="326" w:author="Abdul MANAN" w:date="2026-07-06T13:22:00Z" w16du:dateUtc="2026-07-06T09:22:00Z"/>
          <w:rFonts w:ascii="Century Gothic" w:hAnsi="Century Gothic"/>
          <w:rPrChange w:id="327" w:author="Abdul MANAN" w:date="2026-09-29T13:52:00Z" w16du:dateUtc="2026-09-29T08:52:00Z">
            <w:rPr>
              <w:del w:id="328" w:author="Abdul MANAN" w:date="2026-07-06T13:22:00Z" w16du:dateUtc="2026-07-06T09:22:00Z"/>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pPrChange w:id="329" w:author="Abdul MANAN" w:date="2026-09-29T13:51:00Z" w16du:dateUtc="2026-09-29T08:51:00Z">
          <w:pPr>
            <w:shd w:val="clear" w:color="auto" w:fill="FFFFFF" w:themeFill="background1"/>
            <w:jc w:val="both"/>
          </w:pPr>
        </w:pPrChange>
      </w:pPr>
      <w:del w:id="330" w:author="Abdul MANAN" w:date="2026-07-06T13:22:00Z" w16du:dateUtc="2026-07-06T09:22:00Z">
        <w:r w:rsidRPr="00CE387C" w:rsidDel="00311423">
          <w:rPr>
            <w:rFonts w:ascii="Century Gothic" w:hAnsi="Century Gothic"/>
            <w:rPrChange w:id="331" w:author="Abdul MANAN" w:date="2026-09-29T13:52:00Z" w16du:dateUtc="2026-09-29T08:52:00Z">
              <w:rPr>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delText>SAHIBZADA SAAD</w:delText>
        </w:r>
      </w:del>
    </w:p>
    <w:p w14:paraId="369A9750" w14:textId="77777777" w:rsidR="00F50B9C" w:rsidRPr="00CE387C" w:rsidDel="00311423" w:rsidRDefault="00F50B9C" w:rsidP="00F50B9C">
      <w:pPr>
        <w:spacing w:line="276" w:lineRule="auto"/>
        <w:jc w:val="both"/>
        <w:rPr>
          <w:del w:id="332" w:author="Abdul MANAN" w:date="2026-07-06T13:22:00Z" w16du:dateUtc="2026-07-06T09:22:00Z"/>
          <w:rFonts w:ascii="Century Gothic" w:hAnsi="Century Gothic"/>
          <w:rPrChange w:id="333" w:author="Abdul MANAN" w:date="2026-09-29T13:52:00Z" w16du:dateUtc="2026-09-29T08:52:00Z">
            <w:rPr>
              <w:del w:id="334" w:author="Abdul MANAN" w:date="2026-07-06T13:22:00Z" w16du:dateUtc="2026-07-06T09:22:00Z"/>
              <w:rFonts w:ascii="Century" w:hAnsi="Century"/>
            </w:rPr>
          </w:rPrChange>
        </w:rPr>
        <w:pPrChange w:id="335" w:author="Abdul MANAN" w:date="2026-09-29T13:51:00Z" w16du:dateUtc="2026-09-29T08:51:00Z">
          <w:pPr>
            <w:jc w:val="both"/>
          </w:pPr>
        </w:pPrChange>
      </w:pPr>
      <w:del w:id="336" w:author="Abdul MANAN" w:date="2026-07-06T13:22:00Z" w16du:dateUtc="2026-07-06T09:22:00Z">
        <w:r w:rsidRPr="00CE387C" w:rsidDel="00311423">
          <w:rPr>
            <w:rFonts w:ascii="Century Gothic" w:hAnsi="Century Gothic"/>
            <w:rPrChange w:id="337" w:author="Abdul MANAN" w:date="2026-09-29T13:52:00Z" w16du:dateUtc="2026-09-29T08:52:00Z">
              <w:rPr>
                <w:rFonts w:ascii="Century" w:hAnsi="Century"/>
              </w:rPr>
            </w:rPrChange>
          </w:rPr>
          <w:delText>Off-Counsel</w:delText>
        </w:r>
      </w:del>
    </w:p>
    <w:p w14:paraId="63AB9653" w14:textId="77777777" w:rsidR="00F50B9C" w:rsidRPr="00CE387C" w:rsidDel="00311423" w:rsidRDefault="00F50B9C" w:rsidP="00F50B9C">
      <w:pPr>
        <w:spacing w:line="276" w:lineRule="auto"/>
        <w:jc w:val="both"/>
        <w:rPr>
          <w:del w:id="338" w:author="Abdul MANAN" w:date="2026-07-06T13:22:00Z" w16du:dateUtc="2026-07-06T09:22:00Z"/>
          <w:rFonts w:ascii="Century Gothic" w:hAnsi="Century Gothic"/>
          <w:rPrChange w:id="339" w:author="Abdul MANAN" w:date="2026-09-29T13:52:00Z" w16du:dateUtc="2026-09-29T08:52:00Z">
            <w:rPr>
              <w:del w:id="340" w:author="Abdul MANAN" w:date="2026-07-06T13:22:00Z" w16du:dateUtc="2026-07-06T09:22:00Z"/>
              <w:rFonts w:ascii="Century" w:hAnsi="Century"/>
            </w:rPr>
          </w:rPrChange>
        </w:rPr>
        <w:pPrChange w:id="341" w:author="Abdul MANAN" w:date="2026-09-29T13:51:00Z" w16du:dateUtc="2026-09-29T08:51:00Z">
          <w:pPr>
            <w:jc w:val="both"/>
          </w:pPr>
        </w:pPrChange>
      </w:pPr>
    </w:p>
    <w:p w14:paraId="48B2EC2E" w14:textId="77777777" w:rsidR="00F50B9C" w:rsidRPr="00CE387C" w:rsidDel="00311423" w:rsidRDefault="00F50B9C" w:rsidP="00F50B9C">
      <w:pPr>
        <w:spacing w:line="276" w:lineRule="auto"/>
        <w:jc w:val="both"/>
        <w:rPr>
          <w:del w:id="342" w:author="Abdul MANAN" w:date="2026-07-06T13:22:00Z" w16du:dateUtc="2026-07-06T09:22:00Z"/>
          <w:rFonts w:ascii="Century Gothic" w:hAnsi="Century Gothic"/>
          <w:rPrChange w:id="343" w:author="Abdul MANAN" w:date="2026-09-29T13:52:00Z" w16du:dateUtc="2026-09-29T08:52:00Z">
            <w:rPr>
              <w:del w:id="344" w:author="Abdul MANAN" w:date="2026-07-06T13:22:00Z" w16du:dateUtc="2026-07-06T09:22:00Z"/>
              <w:rFonts w:ascii="Century" w:hAnsi="Century"/>
            </w:rPr>
          </w:rPrChange>
        </w:rPr>
        <w:pPrChange w:id="345" w:author="Abdul MANAN" w:date="2026-09-29T13:51:00Z" w16du:dateUtc="2026-09-29T08:51:00Z">
          <w:pPr>
            <w:jc w:val="both"/>
          </w:pPr>
        </w:pPrChange>
      </w:pPr>
      <w:del w:id="346" w:author="Abdul MANAN" w:date="2026-07-06T13:22:00Z" w16du:dateUtc="2026-07-06T09:22:00Z">
        <w:r w:rsidRPr="00CE387C" w:rsidDel="00311423">
          <w:rPr>
            <w:rFonts w:ascii="Century Gothic" w:hAnsi="Century Gothic"/>
            <w:rPrChange w:id="347" w:author="Abdul MANAN" w:date="2026-09-29T13:52:00Z" w16du:dateUtc="2026-09-29T08:52:00Z">
              <w:rPr>
                <w:rFonts w:ascii="Century" w:hAnsi="Century"/>
              </w:rPr>
            </w:rPrChange>
          </w:rPr>
          <w:delText>Sahibzada Saad is a courtroom advocate with over a decade of intensive litigation experience in civil and criminal litigation, white-collar defence, financial crimes, and regulatory matters.</w:delText>
        </w:r>
        <w:r w:rsidRPr="00CE387C" w:rsidDel="00311423">
          <w:rPr>
            <w:rFonts w:ascii="Century Gothic" w:hAnsi="Century Gothic"/>
            <w:rPrChange w:id="348" w:author="Abdul MANAN" w:date="2026-09-29T13:52:00Z" w16du:dateUtc="2026-09-29T08:52:00Z">
              <w:rPr>
                <w:rFonts w:ascii="Century" w:hAnsi="Century"/>
                <w:lang w:val="en-GB"/>
              </w:rPr>
            </w:rPrChange>
          </w:rPr>
          <w:delText xml:space="preserve"> </w:delText>
        </w:r>
        <w:r w:rsidRPr="00CE387C" w:rsidDel="00311423">
          <w:rPr>
            <w:rFonts w:ascii="Century Gothic" w:hAnsi="Century Gothic"/>
            <w:rPrChange w:id="349" w:author="Abdul MANAN" w:date="2026-09-29T13:52:00Z" w16du:dateUtc="2026-09-29T08:52:00Z">
              <w:rPr>
                <w:rFonts w:ascii="Century" w:hAnsi="Century"/>
              </w:rPr>
            </w:rPrChange>
          </w:rPr>
          <w:delText>He routinely defends individuals and corporate entities facing severe exposure in fraud, embezzlement, breach of trust, and complex financial misconduct cases. He provides incisive, defence-oriented counsel on contentious financial transactions, fund tracing, and regulatory compliance.</w:delText>
        </w:r>
      </w:del>
    </w:p>
    <w:p w14:paraId="131B8E7C" w14:textId="77777777" w:rsidR="00F50B9C" w:rsidRPr="00CE387C" w:rsidDel="00311423" w:rsidRDefault="00F50B9C" w:rsidP="00F50B9C">
      <w:pPr>
        <w:spacing w:line="276" w:lineRule="auto"/>
        <w:jc w:val="both"/>
        <w:rPr>
          <w:del w:id="350" w:author="Abdul MANAN" w:date="2026-07-06T13:22:00Z" w16du:dateUtc="2026-07-06T09:22:00Z"/>
          <w:rFonts w:ascii="Century Gothic" w:hAnsi="Century Gothic"/>
          <w:rPrChange w:id="351" w:author="Abdul MANAN" w:date="2026-09-29T13:52:00Z" w16du:dateUtc="2026-09-29T08:52:00Z">
            <w:rPr>
              <w:del w:id="352" w:author="Abdul MANAN" w:date="2026-07-06T13:22:00Z" w16du:dateUtc="2026-07-06T09:22:00Z"/>
              <w:rFonts w:ascii="Century" w:hAnsi="Century"/>
            </w:rPr>
          </w:rPrChange>
        </w:rPr>
        <w:pPrChange w:id="353" w:author="Abdul MANAN" w:date="2026-09-29T13:51:00Z" w16du:dateUtc="2026-09-29T08:51:00Z">
          <w:pPr>
            <w:jc w:val="both"/>
          </w:pPr>
        </w:pPrChange>
      </w:pPr>
    </w:p>
    <w:p w14:paraId="2335E27F" w14:textId="77777777" w:rsidR="00F50B9C" w:rsidRPr="00CE387C" w:rsidDel="00311423" w:rsidRDefault="00F50B9C" w:rsidP="00F50B9C">
      <w:pPr>
        <w:spacing w:line="276" w:lineRule="auto"/>
        <w:jc w:val="both"/>
        <w:rPr>
          <w:del w:id="354" w:author="Abdul MANAN" w:date="2026-07-06T13:22:00Z" w16du:dateUtc="2026-07-06T09:22:00Z"/>
          <w:rFonts w:ascii="Century Gothic" w:hAnsi="Century Gothic"/>
          <w:rPrChange w:id="355" w:author="Abdul MANAN" w:date="2026-09-29T13:52:00Z" w16du:dateUtc="2026-09-29T08:52:00Z">
            <w:rPr>
              <w:del w:id="356" w:author="Abdul MANAN" w:date="2026-07-06T13:22:00Z" w16du:dateUtc="2026-07-06T09:22:00Z"/>
              <w:rFonts w:ascii="Century" w:hAnsi="Century"/>
            </w:rPr>
          </w:rPrChange>
        </w:rPr>
        <w:pPrChange w:id="357" w:author="Abdul MANAN" w:date="2026-09-29T13:51:00Z" w16du:dateUtc="2026-09-29T08:51:00Z">
          <w:pPr>
            <w:jc w:val="both"/>
          </w:pPr>
        </w:pPrChange>
      </w:pPr>
      <w:del w:id="358" w:author="Abdul MANAN" w:date="2026-07-06T13:22:00Z" w16du:dateUtc="2026-07-06T09:22:00Z">
        <w:r w:rsidRPr="00CE387C" w:rsidDel="00311423">
          <w:rPr>
            <w:rFonts w:ascii="Century Gothic" w:hAnsi="Century Gothic"/>
            <w:rPrChange w:id="359" w:author="Abdul MANAN" w:date="2026-09-29T13:52:00Z" w16du:dateUtc="2026-09-29T08:52:00Z">
              <w:rPr>
                <w:rFonts w:ascii="Century" w:hAnsi="Century"/>
              </w:rPr>
            </w:rPrChange>
          </w:rPr>
          <w:delText>On the civil front, Mr. Saad regularly acts in hard-fought commercial and civil disputes. He is highly adept at securing urgent injunctive relief, navigating complex breach of contract claims, and managing protracted property and tortious disputes. His civil practice is defined by a highly strategic, trial-ready posture, ensuring clients are robustly represented from the issuance of pleadings through to final judgment and enforcement.</w:delText>
        </w:r>
      </w:del>
    </w:p>
    <w:p w14:paraId="653EE57F" w14:textId="77777777" w:rsidR="00F50B9C" w:rsidRPr="00CE387C" w:rsidDel="00311423" w:rsidRDefault="00F50B9C" w:rsidP="00F50B9C">
      <w:pPr>
        <w:spacing w:line="276" w:lineRule="auto"/>
        <w:jc w:val="both"/>
        <w:rPr>
          <w:del w:id="360" w:author="Abdul MANAN" w:date="2026-07-06T13:22:00Z" w16du:dateUtc="2026-07-06T09:22:00Z"/>
          <w:rFonts w:ascii="Century Gothic" w:hAnsi="Century Gothic"/>
          <w:rPrChange w:id="361" w:author="Abdul MANAN" w:date="2026-09-29T13:52:00Z" w16du:dateUtc="2026-09-29T08:52:00Z">
            <w:rPr>
              <w:del w:id="362" w:author="Abdul MANAN" w:date="2026-07-06T13:22:00Z" w16du:dateUtc="2026-07-06T09:22:00Z"/>
              <w:rFonts w:ascii="Century" w:hAnsi="Century"/>
            </w:rPr>
          </w:rPrChange>
        </w:rPr>
        <w:pPrChange w:id="363" w:author="Abdul MANAN" w:date="2026-09-29T13:51:00Z" w16du:dateUtc="2026-09-29T08:51:00Z">
          <w:pPr>
            <w:jc w:val="both"/>
          </w:pPr>
        </w:pPrChange>
      </w:pPr>
    </w:p>
    <w:p w14:paraId="38F71E4A" w14:textId="77777777" w:rsidR="00F50B9C" w:rsidRPr="00CE387C" w:rsidDel="00311423" w:rsidRDefault="00F50B9C" w:rsidP="00F50B9C">
      <w:pPr>
        <w:spacing w:line="276" w:lineRule="auto"/>
        <w:jc w:val="both"/>
        <w:rPr>
          <w:del w:id="364" w:author="Abdul MANAN" w:date="2026-07-06T13:22:00Z" w16du:dateUtc="2026-07-06T09:22:00Z"/>
          <w:rFonts w:ascii="Century Gothic" w:hAnsi="Century Gothic"/>
          <w:rPrChange w:id="365" w:author="Abdul MANAN" w:date="2026-09-29T13:52:00Z" w16du:dateUtc="2026-09-29T08:52:00Z">
            <w:rPr>
              <w:del w:id="366" w:author="Abdul MANAN" w:date="2026-07-06T13:22:00Z" w16du:dateUtc="2026-07-06T09:22:00Z"/>
              <w:rFonts w:ascii="Century" w:hAnsi="Century" w:cs="Arial"/>
              <w:sz w:val="22"/>
              <w:szCs w:val="22"/>
            </w:rPr>
          </w:rPrChange>
        </w:rPr>
        <w:pPrChange w:id="367" w:author="Abdul MANAN" w:date="2026-09-29T13:51:00Z" w16du:dateUtc="2026-09-29T08:51:00Z">
          <w:pPr>
            <w:pStyle w:val="paragraph"/>
            <w:spacing w:before="0" w:beforeAutospacing="0" w:after="0" w:afterAutospacing="0" w:line="276" w:lineRule="auto"/>
            <w:jc w:val="both"/>
            <w:textAlignment w:val="baseline"/>
          </w:pPr>
        </w:pPrChange>
      </w:pPr>
    </w:p>
    <w:p w14:paraId="7B51DEF6" w14:textId="77777777" w:rsidR="00F50B9C" w:rsidRPr="00CE387C" w:rsidDel="00311423" w:rsidRDefault="00F50B9C" w:rsidP="00F50B9C">
      <w:pPr>
        <w:spacing w:line="276" w:lineRule="auto"/>
        <w:jc w:val="both"/>
        <w:rPr>
          <w:del w:id="368" w:author="Abdul MANAN" w:date="2026-07-06T13:22:00Z" w16du:dateUtc="2026-07-06T09:22:00Z"/>
          <w:rFonts w:ascii="Century Gothic" w:hAnsi="Century Gothic"/>
          <w:rPrChange w:id="369" w:author="Abdul MANAN" w:date="2026-09-29T13:52:00Z" w16du:dateUtc="2026-09-29T08:52:00Z">
            <w:rPr>
              <w:del w:id="370" w:author="Abdul MANAN" w:date="2026-07-06T13:22:00Z" w16du:dateUtc="2026-07-06T09:22:00Z"/>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pPrChange w:id="371" w:author="Abdul MANAN" w:date="2026-09-29T13:51:00Z" w16du:dateUtc="2026-09-29T08:51:00Z">
          <w:pPr>
            <w:shd w:val="clear" w:color="auto" w:fill="FFFFFF" w:themeFill="background1"/>
            <w:jc w:val="both"/>
          </w:pPr>
        </w:pPrChange>
      </w:pPr>
      <w:del w:id="372" w:author="Abdul MANAN" w:date="2026-07-06T13:22:00Z" w16du:dateUtc="2026-07-06T09:22:00Z">
        <w:r w:rsidRPr="00CE387C" w:rsidDel="00311423">
          <w:rPr>
            <w:rFonts w:ascii="Century Gothic" w:hAnsi="Century Gothic"/>
            <w:rPrChange w:id="373" w:author="Abdul MANAN" w:date="2026-09-29T13:52:00Z" w16du:dateUtc="2026-09-29T08:52:00Z">
              <w:rPr>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delText>SIFATULLAH</w:delText>
        </w:r>
      </w:del>
    </w:p>
    <w:p w14:paraId="0EE37AA8" w14:textId="77777777" w:rsidR="00F50B9C" w:rsidRPr="00CE387C" w:rsidDel="00311423" w:rsidRDefault="00F50B9C" w:rsidP="00F50B9C">
      <w:pPr>
        <w:spacing w:line="276" w:lineRule="auto"/>
        <w:jc w:val="both"/>
        <w:rPr>
          <w:del w:id="374" w:author="Abdul MANAN" w:date="2026-07-06T13:22:00Z" w16du:dateUtc="2026-07-06T09:22:00Z"/>
          <w:rFonts w:ascii="Century Gothic" w:hAnsi="Century Gothic"/>
          <w:rPrChange w:id="375" w:author="Abdul MANAN" w:date="2026-09-29T13:52:00Z" w16du:dateUtc="2026-09-29T08:52:00Z">
            <w:rPr>
              <w:del w:id="376" w:author="Abdul MANAN" w:date="2026-07-06T13:22:00Z" w16du:dateUtc="2026-07-06T09:22:00Z"/>
              <w:rFonts w:ascii="Century" w:eastAsia="Times New Roman" w:hAnsi="Century" w:cs="Arial"/>
              <w:color w:val="000000"/>
              <w:lang w:eastAsia="en-GB"/>
            </w:rPr>
          </w:rPrChange>
        </w:rPr>
        <w:pPrChange w:id="377" w:author="Abdul MANAN" w:date="2026-09-29T13:51:00Z" w16du:dateUtc="2026-09-29T08:51:00Z">
          <w:pPr>
            <w:jc w:val="both"/>
          </w:pPr>
        </w:pPrChange>
      </w:pPr>
      <w:del w:id="378" w:author="Abdul MANAN" w:date="2026-07-06T13:22:00Z" w16du:dateUtc="2026-07-06T09:22:00Z">
        <w:r w:rsidRPr="00CE387C" w:rsidDel="00311423">
          <w:rPr>
            <w:rFonts w:ascii="Century Gothic" w:hAnsi="Century Gothic"/>
            <w:rPrChange w:id="379" w:author="Abdul MANAN" w:date="2026-09-29T13:52:00Z" w16du:dateUtc="2026-09-29T08:52:00Z">
              <w:rPr>
                <w:rFonts w:ascii="Century" w:eastAsia="Times New Roman" w:hAnsi="Century" w:cs="Arial"/>
                <w:color w:val="000000"/>
                <w:lang w:eastAsia="en-GB"/>
              </w:rPr>
            </w:rPrChange>
          </w:rPr>
          <w:delText>Senior Associate</w:delText>
        </w:r>
      </w:del>
    </w:p>
    <w:p w14:paraId="47E5391A" w14:textId="77777777" w:rsidR="00F50B9C" w:rsidRPr="00CE387C" w:rsidDel="00311423" w:rsidRDefault="00F50B9C" w:rsidP="00F50B9C">
      <w:pPr>
        <w:spacing w:line="276" w:lineRule="auto"/>
        <w:jc w:val="both"/>
        <w:rPr>
          <w:del w:id="380" w:author="Abdul MANAN" w:date="2026-07-06T13:22:00Z" w16du:dateUtc="2026-07-06T09:22:00Z"/>
          <w:rFonts w:ascii="Century Gothic" w:hAnsi="Century Gothic"/>
          <w:rPrChange w:id="381" w:author="Abdul MANAN" w:date="2026-09-29T13:52:00Z" w16du:dateUtc="2026-09-29T08:52:00Z">
            <w:rPr>
              <w:del w:id="382" w:author="Abdul MANAN" w:date="2026-07-06T13:22:00Z" w16du:dateUtc="2026-07-06T09:22:00Z"/>
              <w:rFonts w:ascii="Century" w:eastAsia="Times New Roman" w:hAnsi="Century" w:cs="Arial"/>
              <w:color w:val="000000"/>
              <w:lang w:eastAsia="en-GB"/>
            </w:rPr>
          </w:rPrChange>
        </w:rPr>
        <w:pPrChange w:id="383" w:author="Abdul MANAN" w:date="2026-09-29T13:51:00Z" w16du:dateUtc="2026-09-29T08:51:00Z">
          <w:pPr>
            <w:jc w:val="both"/>
          </w:pPr>
        </w:pPrChange>
      </w:pPr>
    </w:p>
    <w:p w14:paraId="3FCC6B85" w14:textId="77777777" w:rsidR="00F50B9C" w:rsidRPr="00CE387C" w:rsidDel="00311423" w:rsidRDefault="00F50B9C" w:rsidP="00F50B9C">
      <w:pPr>
        <w:spacing w:line="276" w:lineRule="auto"/>
        <w:jc w:val="both"/>
        <w:rPr>
          <w:del w:id="384" w:author="Abdul MANAN" w:date="2026-07-06T13:22:00Z" w16du:dateUtc="2026-07-06T09:22:00Z"/>
          <w:rFonts w:ascii="Century Gothic" w:hAnsi="Century Gothic"/>
          <w:rPrChange w:id="385" w:author="Abdul MANAN" w:date="2026-09-29T13:52:00Z" w16du:dateUtc="2026-09-29T08:52:00Z">
            <w:rPr>
              <w:del w:id="386" w:author="Abdul MANAN" w:date="2026-07-06T13:22:00Z" w16du:dateUtc="2026-07-06T09:22:00Z"/>
              <w:rFonts w:ascii="Century" w:eastAsia="Times New Roman" w:hAnsi="Century" w:cs="Arial"/>
              <w:color w:val="000000"/>
              <w:lang w:eastAsia="en-GB"/>
            </w:rPr>
          </w:rPrChange>
        </w:rPr>
        <w:pPrChange w:id="387" w:author="Abdul MANAN" w:date="2026-09-29T13:51:00Z" w16du:dateUtc="2026-09-29T08:51:00Z">
          <w:pPr>
            <w:jc w:val="both"/>
          </w:pPr>
        </w:pPrChange>
      </w:pPr>
      <w:del w:id="388" w:author="Abdul MANAN" w:date="2026-07-06T13:22:00Z" w16du:dateUtc="2026-07-06T09:22:00Z">
        <w:r w:rsidRPr="00CE387C" w:rsidDel="00311423">
          <w:rPr>
            <w:rFonts w:ascii="Century Gothic" w:hAnsi="Century Gothic"/>
            <w:rPrChange w:id="389" w:author="Abdul MANAN" w:date="2026-09-29T13:52:00Z" w16du:dateUtc="2026-09-29T08:52:00Z">
              <w:rPr>
                <w:rFonts w:ascii="Century" w:eastAsia="Times New Roman" w:hAnsi="Century" w:cs="Arial"/>
                <w:color w:val="000000"/>
                <w:lang w:eastAsia="en-GB"/>
              </w:rPr>
            </w:rPrChange>
          </w:rPr>
          <w:delText>Mr. Sifat is a legal professional with a decade of experience in corporate, commercial, regulatory, and dispute resolution matters, advising clients across Pakistan and the UAE. He regularly advises businesses, corporate entities, and commercial clients on a wide range of transactional and regulatory matters.</w:delText>
        </w:r>
      </w:del>
    </w:p>
    <w:p w14:paraId="20459553" w14:textId="77777777" w:rsidR="00F50B9C" w:rsidRPr="00CE387C" w:rsidDel="00311423" w:rsidRDefault="00F50B9C" w:rsidP="00F50B9C">
      <w:pPr>
        <w:spacing w:line="276" w:lineRule="auto"/>
        <w:jc w:val="both"/>
        <w:rPr>
          <w:del w:id="390" w:author="Abdul MANAN" w:date="2026-07-06T13:22:00Z" w16du:dateUtc="2026-07-06T09:22:00Z"/>
          <w:rFonts w:ascii="Century Gothic" w:hAnsi="Century Gothic"/>
          <w:rPrChange w:id="391" w:author="Abdul MANAN" w:date="2026-09-29T13:52:00Z" w16du:dateUtc="2026-09-29T08:52:00Z">
            <w:rPr>
              <w:del w:id="392" w:author="Abdul MANAN" w:date="2026-07-06T13:22:00Z" w16du:dateUtc="2026-07-06T09:22:00Z"/>
              <w:rFonts w:ascii="Century" w:eastAsia="Times New Roman" w:hAnsi="Century" w:cs="Arial"/>
              <w:color w:val="000000"/>
              <w:lang w:eastAsia="en-GB"/>
            </w:rPr>
          </w:rPrChange>
        </w:rPr>
        <w:pPrChange w:id="393" w:author="Abdul MANAN" w:date="2026-09-29T13:51:00Z" w16du:dateUtc="2026-09-29T08:51:00Z">
          <w:pPr>
            <w:jc w:val="both"/>
          </w:pPr>
        </w:pPrChange>
      </w:pPr>
    </w:p>
    <w:p w14:paraId="287E59FC" w14:textId="77777777" w:rsidR="00F50B9C" w:rsidRPr="00CE387C" w:rsidDel="00311423" w:rsidRDefault="00F50B9C" w:rsidP="00F50B9C">
      <w:pPr>
        <w:spacing w:line="276" w:lineRule="auto"/>
        <w:jc w:val="both"/>
        <w:rPr>
          <w:del w:id="394" w:author="Abdul MANAN" w:date="2026-07-06T13:22:00Z" w16du:dateUtc="2026-07-06T09:22:00Z"/>
          <w:rFonts w:ascii="Century Gothic" w:hAnsi="Century Gothic"/>
          <w:rPrChange w:id="395" w:author="Abdul MANAN" w:date="2026-09-29T13:52:00Z" w16du:dateUtc="2026-09-29T08:52:00Z">
            <w:rPr>
              <w:del w:id="396" w:author="Abdul MANAN" w:date="2026-07-06T13:22:00Z" w16du:dateUtc="2026-07-06T09:22:00Z"/>
              <w:rFonts w:ascii="Century" w:eastAsia="Times New Roman" w:hAnsi="Century" w:cs="Arial"/>
              <w:color w:val="000000"/>
              <w:lang w:eastAsia="en-GB"/>
            </w:rPr>
          </w:rPrChange>
        </w:rPr>
        <w:pPrChange w:id="397" w:author="Abdul MANAN" w:date="2026-09-29T13:51:00Z" w16du:dateUtc="2026-09-29T08:51:00Z">
          <w:pPr>
            <w:jc w:val="both"/>
          </w:pPr>
        </w:pPrChange>
      </w:pPr>
      <w:del w:id="398" w:author="Abdul MANAN" w:date="2026-07-06T13:22:00Z" w16du:dateUtc="2026-07-06T09:22:00Z">
        <w:r w:rsidRPr="00CE387C" w:rsidDel="00311423">
          <w:rPr>
            <w:rFonts w:ascii="Century Gothic" w:hAnsi="Century Gothic"/>
            <w:rPrChange w:id="399" w:author="Abdul MANAN" w:date="2026-09-29T13:52:00Z" w16du:dateUtc="2026-09-29T08:52:00Z">
              <w:rPr>
                <w:rFonts w:ascii="Century" w:eastAsia="Times New Roman" w:hAnsi="Century" w:cs="Arial"/>
                <w:color w:val="000000"/>
                <w:lang w:eastAsia="en-GB"/>
              </w:rPr>
            </w:rPrChange>
          </w:rPr>
          <w:delText>Mr. Sifat has been involved in drafting and reviewing various corporate and commercial agreements including share purchase agreements, shareholders’ agreements, term sheets, escrow arrangements, and other transactional documents for local and foreign clients.</w:delText>
        </w:r>
      </w:del>
    </w:p>
    <w:p w14:paraId="124EE14E" w14:textId="77777777" w:rsidR="00F50B9C" w:rsidRPr="00CE387C" w:rsidDel="00311423" w:rsidRDefault="00F50B9C" w:rsidP="00F50B9C">
      <w:pPr>
        <w:spacing w:line="276" w:lineRule="auto"/>
        <w:jc w:val="both"/>
        <w:rPr>
          <w:del w:id="400" w:author="Abdul MANAN" w:date="2026-07-06T13:22:00Z" w16du:dateUtc="2026-07-06T09:22:00Z"/>
          <w:rFonts w:ascii="Century Gothic" w:hAnsi="Century Gothic"/>
          <w:rPrChange w:id="401" w:author="Abdul MANAN" w:date="2026-09-29T13:52:00Z" w16du:dateUtc="2026-09-29T08:52:00Z">
            <w:rPr>
              <w:del w:id="402" w:author="Abdul MANAN" w:date="2026-07-06T13:22:00Z" w16du:dateUtc="2026-07-06T09:22:00Z"/>
              <w:rFonts w:ascii="Century" w:eastAsia="Times New Roman" w:hAnsi="Century" w:cs="Arial"/>
              <w:color w:val="000000"/>
              <w:lang w:eastAsia="en-GB"/>
            </w:rPr>
          </w:rPrChange>
        </w:rPr>
        <w:pPrChange w:id="403" w:author="Abdul MANAN" w:date="2026-09-29T13:51:00Z" w16du:dateUtc="2026-09-29T08:51:00Z">
          <w:pPr>
            <w:jc w:val="both"/>
          </w:pPr>
        </w:pPrChange>
      </w:pPr>
    </w:p>
    <w:p w14:paraId="77262F1F" w14:textId="77777777" w:rsidR="00F50B9C" w:rsidRPr="00CE387C" w:rsidDel="00311423" w:rsidRDefault="00F50B9C" w:rsidP="00F50B9C">
      <w:pPr>
        <w:spacing w:line="276" w:lineRule="auto"/>
        <w:jc w:val="both"/>
        <w:rPr>
          <w:del w:id="404" w:author="Abdul MANAN" w:date="2026-07-06T13:22:00Z" w16du:dateUtc="2026-07-06T09:22:00Z"/>
          <w:rFonts w:ascii="Century Gothic" w:hAnsi="Century Gothic"/>
          <w:rPrChange w:id="405" w:author="Abdul MANAN" w:date="2026-09-29T13:52:00Z" w16du:dateUtc="2026-09-29T08:52:00Z">
            <w:rPr>
              <w:del w:id="406" w:author="Abdul MANAN" w:date="2026-07-06T13:22:00Z" w16du:dateUtc="2026-07-06T09:22:00Z"/>
              <w:rFonts w:ascii="Century" w:eastAsia="Times New Roman" w:hAnsi="Century" w:cs="Arial"/>
              <w:color w:val="000000"/>
              <w:lang w:eastAsia="en-GB"/>
            </w:rPr>
          </w:rPrChange>
        </w:rPr>
        <w:pPrChange w:id="407" w:author="Abdul MANAN" w:date="2026-09-29T13:51:00Z" w16du:dateUtc="2026-09-29T08:51:00Z">
          <w:pPr>
            <w:jc w:val="both"/>
          </w:pPr>
        </w:pPrChange>
      </w:pPr>
      <w:del w:id="408" w:author="Abdul MANAN" w:date="2026-07-06T13:22:00Z" w16du:dateUtc="2026-07-06T09:22:00Z">
        <w:r w:rsidRPr="00CE387C" w:rsidDel="00311423">
          <w:rPr>
            <w:rFonts w:ascii="Century Gothic" w:hAnsi="Century Gothic"/>
            <w:rPrChange w:id="409" w:author="Abdul MANAN" w:date="2026-09-29T13:52:00Z" w16du:dateUtc="2026-09-29T08:52:00Z">
              <w:rPr>
                <w:rFonts w:ascii="Century" w:eastAsia="Times New Roman" w:hAnsi="Century" w:cs="Arial"/>
                <w:color w:val="000000"/>
                <w:lang w:eastAsia="en-GB"/>
              </w:rPr>
            </w:rPrChange>
          </w:rPr>
          <w:delText xml:space="preserve">In addition to his transactional practice, Mr. Sifat advises on corporate structuring, governance, regulatory compliance, and commercial advisory matters. </w:delText>
        </w:r>
      </w:del>
    </w:p>
    <w:p w14:paraId="0EEAA489" w14:textId="77777777" w:rsidR="00F50B9C" w:rsidRPr="00CE387C" w:rsidDel="00311423" w:rsidRDefault="00F50B9C" w:rsidP="00F50B9C">
      <w:pPr>
        <w:spacing w:line="276" w:lineRule="auto"/>
        <w:jc w:val="both"/>
        <w:rPr>
          <w:del w:id="410" w:author="Abdul MANAN" w:date="2026-07-06T13:22:00Z" w16du:dateUtc="2026-07-06T09:22:00Z"/>
          <w:rFonts w:ascii="Century Gothic" w:hAnsi="Century Gothic"/>
          <w:rPrChange w:id="411" w:author="Abdul MANAN" w:date="2026-09-29T13:52:00Z" w16du:dateUtc="2026-09-29T08:52:00Z">
            <w:rPr>
              <w:del w:id="412" w:author="Abdul MANAN" w:date="2026-07-06T13:22:00Z" w16du:dateUtc="2026-07-06T09:22:00Z"/>
              <w:rFonts w:ascii="Century" w:eastAsia="Times New Roman" w:hAnsi="Century" w:cs="Arial"/>
              <w:color w:val="000000"/>
              <w:lang w:eastAsia="en-GB"/>
            </w:rPr>
          </w:rPrChange>
        </w:rPr>
        <w:pPrChange w:id="413" w:author="Abdul MANAN" w:date="2026-09-29T13:51:00Z" w16du:dateUtc="2026-09-29T08:51:00Z">
          <w:pPr>
            <w:jc w:val="both"/>
          </w:pPr>
        </w:pPrChange>
      </w:pPr>
    </w:p>
    <w:p w14:paraId="5AB6E160" w14:textId="77777777" w:rsidR="00F50B9C" w:rsidRPr="00CE387C" w:rsidDel="00311423" w:rsidRDefault="00F50B9C" w:rsidP="00F50B9C">
      <w:pPr>
        <w:spacing w:line="276" w:lineRule="auto"/>
        <w:jc w:val="both"/>
        <w:rPr>
          <w:del w:id="414" w:author="Abdul MANAN" w:date="2026-07-06T13:22:00Z" w16du:dateUtc="2026-07-06T09:22:00Z"/>
          <w:rFonts w:ascii="Century Gothic" w:hAnsi="Century Gothic"/>
          <w:rPrChange w:id="415" w:author="Abdul MANAN" w:date="2026-09-29T13:52:00Z" w16du:dateUtc="2026-09-29T08:52:00Z">
            <w:rPr>
              <w:del w:id="416" w:author="Abdul MANAN" w:date="2026-07-06T13:22:00Z" w16du:dateUtc="2026-07-06T09:22:00Z"/>
              <w:rFonts w:ascii="Century" w:eastAsia="Times New Roman" w:hAnsi="Century" w:cs="Arial"/>
              <w:color w:val="000000"/>
              <w:lang w:eastAsia="en-GB"/>
            </w:rPr>
          </w:rPrChange>
        </w:rPr>
        <w:pPrChange w:id="417" w:author="Abdul MANAN" w:date="2026-09-29T13:51:00Z" w16du:dateUtc="2026-09-29T08:51:00Z">
          <w:pPr>
            <w:jc w:val="both"/>
          </w:pPr>
        </w:pPrChange>
      </w:pPr>
    </w:p>
    <w:p w14:paraId="34F11643" w14:textId="77777777" w:rsidR="00F50B9C" w:rsidRPr="00CE387C" w:rsidDel="00311423" w:rsidRDefault="00F50B9C" w:rsidP="00F50B9C">
      <w:pPr>
        <w:spacing w:line="276" w:lineRule="auto"/>
        <w:jc w:val="both"/>
        <w:rPr>
          <w:del w:id="418" w:author="Abdul MANAN" w:date="2026-07-06T13:22:00Z" w16du:dateUtc="2026-07-06T09:22:00Z"/>
          <w:rFonts w:ascii="Century Gothic" w:hAnsi="Century Gothic"/>
          <w:rPrChange w:id="419" w:author="Abdul MANAN" w:date="2026-09-29T13:52:00Z" w16du:dateUtc="2026-09-29T08:52:00Z">
            <w:rPr>
              <w:del w:id="420" w:author="Abdul MANAN" w:date="2026-07-06T13:22:00Z" w16du:dateUtc="2026-07-06T09:22:00Z"/>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pPrChange w:id="421" w:author="Abdul MANAN" w:date="2026-09-29T13:51:00Z" w16du:dateUtc="2026-09-29T08:51:00Z">
          <w:pPr>
            <w:shd w:val="clear" w:color="auto" w:fill="FFFFFF" w:themeFill="background1"/>
            <w:jc w:val="both"/>
          </w:pPr>
        </w:pPrChange>
      </w:pPr>
      <w:del w:id="422" w:author="Abdul MANAN" w:date="2026-07-06T13:22:00Z" w16du:dateUtc="2026-07-06T09:22:00Z">
        <w:r w:rsidRPr="00CE387C" w:rsidDel="00311423">
          <w:rPr>
            <w:rFonts w:ascii="Century Gothic" w:hAnsi="Century Gothic"/>
            <w:rPrChange w:id="423" w:author="Abdul MANAN" w:date="2026-09-29T13:52:00Z" w16du:dateUtc="2026-09-29T08:52:00Z">
              <w:rPr>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delText>KOMAL IQBAL</w:delText>
        </w:r>
      </w:del>
    </w:p>
    <w:p w14:paraId="1FEFE1E2" w14:textId="77777777" w:rsidR="00F50B9C" w:rsidRPr="00CE387C" w:rsidDel="00311423" w:rsidRDefault="00F50B9C" w:rsidP="00F50B9C">
      <w:pPr>
        <w:spacing w:line="276" w:lineRule="auto"/>
        <w:jc w:val="both"/>
        <w:rPr>
          <w:del w:id="424" w:author="Abdul MANAN" w:date="2026-07-06T13:22:00Z" w16du:dateUtc="2026-07-06T09:22:00Z"/>
          <w:rFonts w:ascii="Century Gothic" w:hAnsi="Century Gothic"/>
          <w:rPrChange w:id="425" w:author="Abdul MANAN" w:date="2026-09-29T13:52:00Z" w16du:dateUtc="2026-09-29T08:52:00Z">
            <w:rPr>
              <w:del w:id="426" w:author="Abdul MANAN" w:date="2026-07-06T13:22:00Z" w16du:dateUtc="2026-07-06T09:22:00Z"/>
              <w:rFonts w:ascii="Century" w:eastAsia="Times New Roman" w:hAnsi="Century" w:cs="Arial"/>
              <w:color w:val="000000"/>
              <w:lang w:eastAsia="en-GB"/>
            </w:rPr>
          </w:rPrChange>
        </w:rPr>
        <w:pPrChange w:id="427" w:author="Abdul MANAN" w:date="2026-09-29T13:51:00Z" w16du:dateUtc="2026-09-29T08:51:00Z">
          <w:pPr>
            <w:jc w:val="both"/>
          </w:pPr>
        </w:pPrChange>
      </w:pPr>
      <w:del w:id="428" w:author="Abdul MANAN" w:date="2026-07-06T13:22:00Z" w16du:dateUtc="2026-07-06T09:22:00Z">
        <w:r w:rsidRPr="00CE387C" w:rsidDel="00311423">
          <w:rPr>
            <w:rFonts w:ascii="Century Gothic" w:hAnsi="Century Gothic"/>
            <w:rPrChange w:id="429" w:author="Abdul MANAN" w:date="2026-09-29T13:52:00Z" w16du:dateUtc="2026-09-29T08:52:00Z">
              <w:rPr>
                <w:rFonts w:ascii="Century" w:eastAsia="Times New Roman" w:hAnsi="Century" w:cs="Arial"/>
                <w:color w:val="000000"/>
                <w:lang w:eastAsia="en-GB"/>
              </w:rPr>
            </w:rPrChange>
          </w:rPr>
          <w:delText xml:space="preserve">Senior Associate </w:delText>
        </w:r>
      </w:del>
    </w:p>
    <w:p w14:paraId="50B950E6" w14:textId="77777777" w:rsidR="00F50B9C" w:rsidRPr="00CE387C" w:rsidDel="00311423" w:rsidRDefault="00F50B9C" w:rsidP="00F50B9C">
      <w:pPr>
        <w:spacing w:line="276" w:lineRule="auto"/>
        <w:jc w:val="both"/>
        <w:rPr>
          <w:del w:id="430" w:author="Abdul MANAN" w:date="2026-07-06T13:22:00Z" w16du:dateUtc="2026-07-06T09:22:00Z"/>
          <w:rFonts w:ascii="Century Gothic" w:hAnsi="Century Gothic"/>
          <w:rPrChange w:id="431" w:author="Abdul MANAN" w:date="2026-09-29T13:52:00Z" w16du:dateUtc="2026-09-29T08:52:00Z">
            <w:rPr>
              <w:del w:id="432" w:author="Abdul MANAN" w:date="2026-07-06T13:22:00Z" w16du:dateUtc="2026-07-06T09:22:00Z"/>
              <w:rFonts w:ascii="Century" w:eastAsia="Times New Roman" w:hAnsi="Century" w:cs="Arial"/>
              <w:color w:val="000000"/>
              <w:lang w:eastAsia="en-GB"/>
            </w:rPr>
          </w:rPrChange>
        </w:rPr>
        <w:pPrChange w:id="433" w:author="Abdul MANAN" w:date="2026-09-29T13:51:00Z" w16du:dateUtc="2026-09-29T08:51:00Z">
          <w:pPr>
            <w:jc w:val="both"/>
          </w:pPr>
        </w:pPrChange>
      </w:pPr>
    </w:p>
    <w:p w14:paraId="7061716D" w14:textId="77777777" w:rsidR="00F50B9C" w:rsidRPr="00CE387C" w:rsidDel="00311423" w:rsidRDefault="00F50B9C" w:rsidP="00F50B9C">
      <w:pPr>
        <w:spacing w:line="276" w:lineRule="auto"/>
        <w:jc w:val="both"/>
        <w:rPr>
          <w:del w:id="434" w:author="Abdul MANAN" w:date="2026-07-06T13:22:00Z" w16du:dateUtc="2026-07-06T09:22:00Z"/>
          <w:rFonts w:ascii="Century Gothic" w:hAnsi="Century Gothic"/>
          <w:rPrChange w:id="435" w:author="Abdul MANAN" w:date="2026-09-29T13:52:00Z" w16du:dateUtc="2026-09-29T08:52:00Z">
            <w:rPr>
              <w:del w:id="436" w:author="Abdul MANAN" w:date="2026-07-06T13:22:00Z" w16du:dateUtc="2026-07-06T09:22:00Z"/>
              <w:rFonts w:ascii="Century" w:eastAsia="Times New Roman" w:hAnsi="Century" w:cs="Arial"/>
              <w:color w:val="000000"/>
              <w:lang w:eastAsia="en-GB"/>
            </w:rPr>
          </w:rPrChange>
        </w:rPr>
        <w:pPrChange w:id="437" w:author="Abdul MANAN" w:date="2026-09-29T13:51:00Z" w16du:dateUtc="2026-09-29T08:51:00Z">
          <w:pPr>
            <w:jc w:val="both"/>
          </w:pPr>
        </w:pPrChange>
      </w:pPr>
      <w:del w:id="438" w:author="Abdul MANAN" w:date="2026-07-06T13:22:00Z" w16du:dateUtc="2026-07-06T09:22:00Z">
        <w:r w:rsidRPr="00CE387C" w:rsidDel="00311423">
          <w:rPr>
            <w:rFonts w:ascii="Century Gothic" w:hAnsi="Century Gothic"/>
            <w:rPrChange w:id="439" w:author="Abdul MANAN" w:date="2026-09-29T13:52:00Z" w16du:dateUtc="2026-09-29T08:52:00Z">
              <w:rPr>
                <w:rFonts w:ascii="Century" w:eastAsia="Times New Roman" w:hAnsi="Century" w:cs="Arial"/>
                <w:color w:val="000000"/>
                <w:lang w:eastAsia="en-GB"/>
              </w:rPr>
            </w:rPrChange>
          </w:rPr>
          <w:delText>Ms. Komal is an Advocate of the High Courts of Pakistan with a specialized practice in data protection, GDPR compliance, and international regulatory frameworks. She has experience in civil litigation, corporate advisory, and international commercial law. She advises clients on privacy governance, cross</w:delText>
        </w:r>
        <w:r w:rsidRPr="00CE387C" w:rsidDel="00311423">
          <w:rPr>
            <w:rFonts w:ascii="Cambria Math" w:hAnsi="Cambria Math" w:cs="Cambria Math"/>
            <w:rPrChange w:id="440" w:author="Abdul MANAN" w:date="2026-09-29T13:52:00Z" w16du:dateUtc="2026-09-29T08:52:00Z">
              <w:rPr>
                <w:rFonts w:ascii="Cambria Math" w:eastAsia="Times New Roman" w:hAnsi="Cambria Math" w:cs="Cambria Math"/>
                <w:color w:val="000000"/>
                <w:lang w:eastAsia="en-GB"/>
              </w:rPr>
            </w:rPrChange>
          </w:rPr>
          <w:delText>‑</w:delText>
        </w:r>
        <w:r w:rsidRPr="00CE387C" w:rsidDel="00311423">
          <w:rPr>
            <w:rFonts w:ascii="Century Gothic" w:hAnsi="Century Gothic"/>
            <w:rPrChange w:id="441" w:author="Abdul MANAN" w:date="2026-09-29T13:52:00Z" w16du:dateUtc="2026-09-29T08:52:00Z">
              <w:rPr>
                <w:rFonts w:ascii="Century" w:eastAsia="Times New Roman" w:hAnsi="Century" w:cs="Arial"/>
                <w:color w:val="000000"/>
                <w:lang w:eastAsia="en-GB"/>
              </w:rPr>
            </w:rPrChange>
          </w:rPr>
          <w:delText xml:space="preserve">border data transfers, data processing agreements, internal compliance policies, and risk management relating to personal data. </w:delText>
        </w:r>
      </w:del>
    </w:p>
    <w:p w14:paraId="654955B0" w14:textId="77777777" w:rsidR="00F50B9C" w:rsidRPr="00CE387C" w:rsidDel="00311423" w:rsidRDefault="00F50B9C" w:rsidP="00F50B9C">
      <w:pPr>
        <w:spacing w:line="276" w:lineRule="auto"/>
        <w:jc w:val="both"/>
        <w:rPr>
          <w:del w:id="442" w:author="Abdul MANAN" w:date="2026-07-06T13:22:00Z" w16du:dateUtc="2026-07-06T09:22:00Z"/>
          <w:rFonts w:ascii="Century Gothic" w:hAnsi="Century Gothic"/>
          <w:rPrChange w:id="443" w:author="Abdul MANAN" w:date="2026-09-29T13:52:00Z" w16du:dateUtc="2026-09-29T08:52:00Z">
            <w:rPr>
              <w:del w:id="444" w:author="Abdul MANAN" w:date="2026-07-06T13:22:00Z" w16du:dateUtc="2026-07-06T09:22:00Z"/>
              <w:rFonts w:ascii="Century" w:eastAsia="Times New Roman" w:hAnsi="Century" w:cs="Arial"/>
              <w:color w:val="000000"/>
              <w:lang w:eastAsia="en-GB"/>
            </w:rPr>
          </w:rPrChange>
        </w:rPr>
        <w:pPrChange w:id="445" w:author="Abdul MANAN" w:date="2026-09-29T13:51:00Z" w16du:dateUtc="2026-09-29T08:51:00Z">
          <w:pPr>
            <w:jc w:val="both"/>
          </w:pPr>
        </w:pPrChange>
      </w:pPr>
    </w:p>
    <w:p w14:paraId="49691AC7" w14:textId="77777777" w:rsidR="00F50B9C" w:rsidRPr="00CE387C" w:rsidDel="00311423" w:rsidRDefault="00F50B9C" w:rsidP="00F50B9C">
      <w:pPr>
        <w:spacing w:line="276" w:lineRule="auto"/>
        <w:jc w:val="both"/>
        <w:rPr>
          <w:del w:id="446" w:author="Abdul MANAN" w:date="2026-07-06T13:22:00Z" w16du:dateUtc="2026-07-06T09:22:00Z"/>
          <w:rFonts w:ascii="Century Gothic" w:hAnsi="Century Gothic"/>
          <w:rPrChange w:id="447" w:author="Abdul MANAN" w:date="2026-09-29T13:52:00Z" w16du:dateUtc="2026-09-29T08:52:00Z">
            <w:rPr>
              <w:del w:id="448" w:author="Abdul MANAN" w:date="2026-07-06T13:22:00Z" w16du:dateUtc="2026-07-06T09:22:00Z"/>
              <w:rFonts w:ascii="Century" w:eastAsia="Times New Roman" w:hAnsi="Century" w:cs="Arial"/>
              <w:color w:val="000000"/>
              <w:lang w:eastAsia="en-GB"/>
            </w:rPr>
          </w:rPrChange>
        </w:rPr>
        <w:pPrChange w:id="449" w:author="Abdul MANAN" w:date="2026-09-29T13:51:00Z" w16du:dateUtc="2026-09-29T08:51:00Z">
          <w:pPr>
            <w:jc w:val="both"/>
          </w:pPr>
        </w:pPrChange>
      </w:pPr>
      <w:del w:id="450" w:author="Abdul MANAN" w:date="2026-07-06T13:22:00Z" w16du:dateUtc="2026-07-06T09:22:00Z">
        <w:r w:rsidRPr="00CE387C" w:rsidDel="00311423">
          <w:rPr>
            <w:rFonts w:ascii="Century Gothic" w:hAnsi="Century Gothic"/>
            <w:rPrChange w:id="451" w:author="Abdul MANAN" w:date="2026-09-29T13:52:00Z" w16du:dateUtc="2026-09-29T08:52:00Z">
              <w:rPr>
                <w:rFonts w:ascii="Century" w:eastAsia="Times New Roman" w:hAnsi="Century" w:cs="Arial"/>
                <w:color w:val="000000"/>
                <w:lang w:eastAsia="en-GB"/>
              </w:rPr>
            </w:rPrChange>
          </w:rPr>
          <w:delText>She has worked with legal practices in Pakistan and the UAE, where she gained experience in DIFC and ADGM data protection regulations and broader international commercial law. Her practice includes advising on corporate compliance, dispute resolution, intellectual property matters, and regulatory obligations. She has represented clients before the Securities and Exchange Commission of Pakistan, the Competition Commission of Pakistan, and other judicial and quasi</w:delText>
        </w:r>
        <w:r w:rsidRPr="00CE387C" w:rsidDel="00311423">
          <w:rPr>
            <w:rFonts w:ascii="Cambria Math" w:hAnsi="Cambria Math" w:cs="Cambria Math"/>
            <w:rPrChange w:id="452" w:author="Abdul MANAN" w:date="2026-09-29T13:52:00Z" w16du:dateUtc="2026-09-29T08:52:00Z">
              <w:rPr>
                <w:rFonts w:ascii="Cambria Math" w:eastAsia="Times New Roman" w:hAnsi="Cambria Math" w:cs="Cambria Math"/>
                <w:color w:val="000000"/>
                <w:lang w:eastAsia="en-GB"/>
              </w:rPr>
            </w:rPrChange>
          </w:rPr>
          <w:delText>‑</w:delText>
        </w:r>
        <w:r w:rsidRPr="00CE387C" w:rsidDel="00311423">
          <w:rPr>
            <w:rFonts w:ascii="Century Gothic" w:hAnsi="Century Gothic"/>
            <w:rPrChange w:id="453" w:author="Abdul MANAN" w:date="2026-09-29T13:52:00Z" w16du:dateUtc="2026-09-29T08:52:00Z">
              <w:rPr>
                <w:rFonts w:ascii="Century" w:eastAsia="Times New Roman" w:hAnsi="Century" w:cs="Arial"/>
                <w:color w:val="000000"/>
                <w:lang w:eastAsia="en-GB"/>
              </w:rPr>
            </w:rPrChange>
          </w:rPr>
          <w:delText>judicial forums.</w:delText>
        </w:r>
      </w:del>
    </w:p>
    <w:p w14:paraId="603515F7" w14:textId="77777777" w:rsidR="00F50B9C" w:rsidRPr="00CE387C" w:rsidDel="00311423" w:rsidRDefault="00F50B9C" w:rsidP="00F50B9C">
      <w:pPr>
        <w:spacing w:line="276" w:lineRule="auto"/>
        <w:jc w:val="both"/>
        <w:rPr>
          <w:del w:id="454" w:author="Abdul MANAN" w:date="2026-07-06T13:22:00Z" w16du:dateUtc="2026-07-06T09:22:00Z"/>
          <w:rFonts w:ascii="Century Gothic" w:hAnsi="Century Gothic"/>
          <w:rPrChange w:id="455" w:author="Abdul MANAN" w:date="2026-09-29T13:52:00Z" w16du:dateUtc="2026-09-29T08:52:00Z">
            <w:rPr>
              <w:del w:id="456" w:author="Abdul MANAN" w:date="2026-07-06T13:22:00Z" w16du:dateUtc="2026-07-06T09:22:00Z"/>
              <w:rFonts w:ascii="Century" w:eastAsia="Times New Roman" w:hAnsi="Century" w:cs="Arial"/>
              <w:color w:val="000000"/>
              <w:lang w:eastAsia="en-GB"/>
            </w:rPr>
          </w:rPrChange>
        </w:rPr>
        <w:pPrChange w:id="457" w:author="Abdul MANAN" w:date="2026-09-29T13:51:00Z" w16du:dateUtc="2026-09-29T08:51:00Z">
          <w:pPr>
            <w:jc w:val="both"/>
          </w:pPr>
        </w:pPrChange>
      </w:pPr>
    </w:p>
    <w:p w14:paraId="6F987E1E" w14:textId="77777777" w:rsidR="00F50B9C" w:rsidRPr="00CE387C" w:rsidDel="00311423" w:rsidRDefault="00F50B9C" w:rsidP="00F50B9C">
      <w:pPr>
        <w:spacing w:line="276" w:lineRule="auto"/>
        <w:jc w:val="both"/>
        <w:rPr>
          <w:del w:id="458" w:author="Abdul MANAN" w:date="2026-07-06T13:22:00Z" w16du:dateUtc="2026-07-06T09:22:00Z"/>
          <w:rFonts w:ascii="Century Gothic" w:hAnsi="Century Gothic"/>
          <w:rPrChange w:id="459" w:author="Abdul MANAN" w:date="2026-09-29T13:52:00Z" w16du:dateUtc="2026-09-29T08:52:00Z">
            <w:rPr>
              <w:del w:id="460" w:author="Abdul MANAN" w:date="2026-07-06T13:22:00Z" w16du:dateUtc="2026-07-06T09:22:00Z"/>
              <w:rFonts w:ascii="Century" w:eastAsia="Times New Roman" w:hAnsi="Century" w:cs="Arial"/>
              <w:color w:val="000000"/>
              <w:lang w:eastAsia="en-GB"/>
            </w:rPr>
          </w:rPrChange>
        </w:rPr>
        <w:pPrChange w:id="461" w:author="Abdul MANAN" w:date="2026-09-29T13:51:00Z" w16du:dateUtc="2026-09-29T08:51:00Z">
          <w:pPr>
            <w:jc w:val="both"/>
          </w:pPr>
        </w:pPrChange>
      </w:pPr>
      <w:del w:id="462" w:author="Abdul MANAN" w:date="2026-07-06T13:22:00Z" w16du:dateUtc="2026-07-06T09:22:00Z">
        <w:r w:rsidRPr="00CE387C" w:rsidDel="00311423">
          <w:rPr>
            <w:rFonts w:ascii="Century Gothic" w:hAnsi="Century Gothic"/>
            <w:rPrChange w:id="463" w:author="Abdul MANAN" w:date="2026-09-29T13:52:00Z" w16du:dateUtc="2026-09-29T08:52:00Z">
              <w:rPr>
                <w:rFonts w:ascii="Century" w:eastAsia="Times New Roman" w:hAnsi="Century" w:cs="Arial"/>
                <w:color w:val="000000"/>
                <w:lang w:eastAsia="en-GB"/>
              </w:rPr>
            </w:rPrChange>
          </w:rPr>
          <w:delText>Ms. Komal holds an LL.M. in International Commercial Law from the University of Aberdeen, Scotland, where her academic focus included data protection, digital regulation, and international commercial frameworks.</w:delText>
        </w:r>
      </w:del>
    </w:p>
    <w:p w14:paraId="482B397D" w14:textId="77777777" w:rsidR="00F50B9C" w:rsidRPr="00CE387C" w:rsidDel="00311423" w:rsidRDefault="00F50B9C" w:rsidP="00F50B9C">
      <w:pPr>
        <w:spacing w:line="276" w:lineRule="auto"/>
        <w:jc w:val="both"/>
        <w:rPr>
          <w:del w:id="464" w:author="Abdul MANAN" w:date="2026-07-06T13:22:00Z" w16du:dateUtc="2026-07-06T09:22:00Z"/>
          <w:rFonts w:ascii="Century Gothic" w:hAnsi="Century Gothic"/>
          <w:rPrChange w:id="465" w:author="Abdul MANAN" w:date="2026-09-29T13:52:00Z" w16du:dateUtc="2026-09-29T08:52:00Z">
            <w:rPr>
              <w:del w:id="466" w:author="Abdul MANAN" w:date="2026-07-06T13:22:00Z" w16du:dateUtc="2026-07-06T09:22:00Z"/>
              <w:rFonts w:ascii="Century" w:eastAsia="Times New Roman" w:hAnsi="Century" w:cs="Arial"/>
              <w:color w:val="000000"/>
              <w:lang w:eastAsia="en-GB"/>
            </w:rPr>
          </w:rPrChange>
        </w:rPr>
        <w:pPrChange w:id="467" w:author="Abdul MANAN" w:date="2026-09-29T13:51:00Z" w16du:dateUtc="2026-09-29T08:51:00Z">
          <w:pPr>
            <w:jc w:val="both"/>
          </w:pPr>
        </w:pPrChange>
      </w:pPr>
    </w:p>
    <w:p w14:paraId="3D493C2A" w14:textId="77777777" w:rsidR="00F50B9C" w:rsidRPr="00CE387C" w:rsidDel="00311423" w:rsidRDefault="00F50B9C" w:rsidP="00F50B9C">
      <w:pPr>
        <w:spacing w:line="276" w:lineRule="auto"/>
        <w:jc w:val="both"/>
        <w:rPr>
          <w:del w:id="468" w:author="Abdul MANAN" w:date="2026-07-06T13:22:00Z" w16du:dateUtc="2026-07-06T09:22:00Z"/>
          <w:rFonts w:ascii="Century Gothic" w:hAnsi="Century Gothic"/>
          <w:rPrChange w:id="469" w:author="Abdul MANAN" w:date="2026-09-29T13:52:00Z" w16du:dateUtc="2026-09-29T08:52:00Z">
            <w:rPr>
              <w:del w:id="470" w:author="Abdul MANAN" w:date="2026-07-06T13:22:00Z" w16du:dateUtc="2026-07-06T09:22:00Z"/>
              <w:rFonts w:ascii="Century" w:eastAsia="Times New Roman" w:hAnsi="Century" w:cs="Arial"/>
              <w:color w:val="000000"/>
              <w:lang w:eastAsia="en-GB"/>
            </w:rPr>
          </w:rPrChange>
        </w:rPr>
        <w:pPrChange w:id="471" w:author="Abdul MANAN" w:date="2026-09-29T13:51:00Z" w16du:dateUtc="2026-09-29T08:51:00Z">
          <w:pPr>
            <w:jc w:val="both"/>
          </w:pPr>
        </w:pPrChange>
      </w:pPr>
    </w:p>
    <w:p w14:paraId="3D95E33C" w14:textId="77777777" w:rsidR="00F50B9C" w:rsidRPr="00CE387C" w:rsidDel="00311423" w:rsidRDefault="00F50B9C" w:rsidP="00F50B9C">
      <w:pPr>
        <w:spacing w:line="276" w:lineRule="auto"/>
        <w:jc w:val="both"/>
        <w:rPr>
          <w:del w:id="472" w:author="Abdul MANAN" w:date="2026-07-06T13:22:00Z" w16du:dateUtc="2026-07-06T09:22:00Z"/>
          <w:rFonts w:ascii="Century Gothic" w:hAnsi="Century Gothic"/>
          <w:rPrChange w:id="473" w:author="Abdul MANAN" w:date="2026-09-29T13:52:00Z" w16du:dateUtc="2026-09-29T08:52:00Z">
            <w:rPr>
              <w:del w:id="474" w:author="Abdul MANAN" w:date="2026-07-06T13:22:00Z" w16du:dateUtc="2026-07-06T09:22:00Z"/>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pPrChange w:id="475" w:author="Abdul MANAN" w:date="2026-09-29T13:51:00Z" w16du:dateUtc="2026-09-29T08:51:00Z">
          <w:pPr>
            <w:shd w:val="clear" w:color="auto" w:fill="FFFFFF" w:themeFill="background1"/>
            <w:jc w:val="both"/>
          </w:pPr>
        </w:pPrChange>
      </w:pPr>
      <w:del w:id="476" w:author="Abdul MANAN" w:date="2026-07-06T13:22:00Z" w16du:dateUtc="2026-07-06T09:22:00Z">
        <w:r w:rsidRPr="00CE387C" w:rsidDel="00311423">
          <w:rPr>
            <w:rFonts w:ascii="Century Gothic" w:hAnsi="Century Gothic"/>
            <w:rPrChange w:id="477" w:author="Abdul MANAN" w:date="2026-09-29T13:52:00Z" w16du:dateUtc="2026-09-29T08:52:00Z">
              <w:rPr>
                <w:rFonts w:ascii="Century" w:hAnsi="Century" w:cs="Arial"/>
                <w:b/>
                <w:color w:val="000000" w:themeColor="text1"/>
                <w:u w:val="single"/>
                <w14:shadow w14:blurRad="50800" w14:dist="38100" w14:dir="2700000" w14:sx="100000" w14:sy="100000" w14:kx="0" w14:ky="0" w14:algn="tl">
                  <w14:srgbClr w14:val="000000">
                    <w14:alpha w14:val="60000"/>
                  </w14:srgbClr>
                </w14:shadow>
              </w:rPr>
            </w:rPrChange>
          </w:rPr>
          <w:delText>MALAK HUSSAIN ADEED</w:delText>
        </w:r>
      </w:del>
    </w:p>
    <w:p w14:paraId="3A3B55AE" w14:textId="77777777" w:rsidR="00F50B9C" w:rsidRPr="00CE387C" w:rsidDel="00311423" w:rsidRDefault="00F50B9C" w:rsidP="00F50B9C">
      <w:pPr>
        <w:spacing w:line="276" w:lineRule="auto"/>
        <w:jc w:val="both"/>
        <w:rPr>
          <w:del w:id="478" w:author="Abdul MANAN" w:date="2026-07-06T13:22:00Z" w16du:dateUtc="2026-07-06T09:22:00Z"/>
          <w:rFonts w:ascii="Century Gothic" w:hAnsi="Century Gothic"/>
          <w:rPrChange w:id="479" w:author="Abdul MANAN" w:date="2026-09-29T13:52:00Z" w16du:dateUtc="2026-09-29T08:52:00Z">
            <w:rPr>
              <w:del w:id="480" w:author="Abdul MANAN" w:date="2026-07-06T13:22:00Z" w16du:dateUtc="2026-07-06T09:22:00Z"/>
              <w:rFonts w:ascii="Century" w:eastAsia="Times New Roman" w:hAnsi="Century" w:cs="Arial"/>
              <w:color w:val="000000"/>
              <w:lang w:eastAsia="en-GB"/>
            </w:rPr>
          </w:rPrChange>
        </w:rPr>
        <w:pPrChange w:id="481" w:author="Abdul MANAN" w:date="2026-09-29T13:51:00Z" w16du:dateUtc="2026-09-29T08:51:00Z">
          <w:pPr>
            <w:jc w:val="both"/>
          </w:pPr>
        </w:pPrChange>
      </w:pPr>
      <w:del w:id="482" w:author="Abdul MANAN" w:date="2026-07-06T13:22:00Z" w16du:dateUtc="2026-07-06T09:22:00Z">
        <w:r w:rsidRPr="00CE387C" w:rsidDel="00311423">
          <w:rPr>
            <w:rFonts w:ascii="Century Gothic" w:hAnsi="Century Gothic"/>
            <w:rPrChange w:id="483" w:author="Abdul MANAN" w:date="2026-09-29T13:52:00Z" w16du:dateUtc="2026-09-29T08:52:00Z">
              <w:rPr>
                <w:rFonts w:ascii="Century" w:eastAsia="Times New Roman" w:hAnsi="Century" w:cs="Arial"/>
                <w:color w:val="000000"/>
                <w:lang w:eastAsia="en-GB"/>
              </w:rPr>
            </w:rPrChange>
          </w:rPr>
          <w:delText>Associate</w:delText>
        </w:r>
      </w:del>
    </w:p>
    <w:p w14:paraId="1152C8BC" w14:textId="77777777" w:rsidR="00F50B9C" w:rsidRPr="00CE387C" w:rsidDel="00311423" w:rsidRDefault="00F50B9C" w:rsidP="00F50B9C">
      <w:pPr>
        <w:spacing w:line="276" w:lineRule="auto"/>
        <w:jc w:val="both"/>
        <w:rPr>
          <w:del w:id="484" w:author="Abdul MANAN" w:date="2026-07-06T13:22:00Z" w16du:dateUtc="2026-07-06T09:22:00Z"/>
          <w:rFonts w:ascii="Century Gothic" w:hAnsi="Century Gothic"/>
          <w:rPrChange w:id="485" w:author="Abdul MANAN" w:date="2026-09-29T13:52:00Z" w16du:dateUtc="2026-09-29T08:52:00Z">
            <w:rPr>
              <w:del w:id="486" w:author="Abdul MANAN" w:date="2026-07-06T13:22:00Z" w16du:dateUtc="2026-07-06T09:22:00Z"/>
              <w:rFonts w:ascii="Century" w:eastAsia="Times New Roman" w:hAnsi="Century" w:cs="Arial"/>
              <w:color w:val="000000"/>
              <w:lang w:eastAsia="en-GB"/>
            </w:rPr>
          </w:rPrChange>
        </w:rPr>
        <w:pPrChange w:id="487" w:author="Abdul MANAN" w:date="2026-09-29T13:51:00Z" w16du:dateUtc="2026-09-29T08:51:00Z">
          <w:pPr>
            <w:jc w:val="both"/>
          </w:pPr>
        </w:pPrChange>
      </w:pPr>
    </w:p>
    <w:p w14:paraId="2FEB8394" w14:textId="77777777" w:rsidR="00F50B9C" w:rsidRPr="00CE387C" w:rsidDel="00311423" w:rsidRDefault="00F50B9C" w:rsidP="00F50B9C">
      <w:pPr>
        <w:spacing w:line="276" w:lineRule="auto"/>
        <w:jc w:val="both"/>
        <w:rPr>
          <w:del w:id="488" w:author="Abdul MANAN" w:date="2026-07-06T13:22:00Z" w16du:dateUtc="2026-07-06T09:22:00Z"/>
          <w:rFonts w:ascii="Century Gothic" w:hAnsi="Century Gothic"/>
          <w:rPrChange w:id="489" w:author="Abdul MANAN" w:date="2026-09-29T13:52:00Z" w16du:dateUtc="2026-09-29T08:52:00Z">
            <w:rPr>
              <w:del w:id="490" w:author="Abdul MANAN" w:date="2026-07-06T13:22:00Z" w16du:dateUtc="2026-07-06T09:22:00Z"/>
              <w:rFonts w:ascii="Century" w:eastAsia="Times New Roman" w:hAnsi="Century" w:cs="Arial"/>
              <w:color w:val="000000"/>
              <w:lang w:eastAsia="en-GB"/>
            </w:rPr>
          </w:rPrChange>
        </w:rPr>
        <w:pPrChange w:id="491" w:author="Abdul MANAN" w:date="2026-09-29T13:51:00Z" w16du:dateUtc="2026-09-29T08:51:00Z">
          <w:pPr>
            <w:jc w:val="both"/>
          </w:pPr>
        </w:pPrChange>
      </w:pPr>
      <w:del w:id="492" w:author="Abdul MANAN" w:date="2026-07-06T13:22:00Z" w16du:dateUtc="2026-07-06T09:22:00Z">
        <w:r w:rsidRPr="00CE387C" w:rsidDel="00311423">
          <w:rPr>
            <w:rFonts w:ascii="Century Gothic" w:hAnsi="Century Gothic"/>
            <w:rPrChange w:id="493" w:author="Abdul MANAN" w:date="2026-09-29T13:52:00Z" w16du:dateUtc="2026-09-29T08:52:00Z">
              <w:rPr>
                <w:rFonts w:ascii="Century" w:eastAsia="Times New Roman" w:hAnsi="Century" w:cs="Arial"/>
                <w:color w:val="000000"/>
                <w:lang w:eastAsia="en-GB"/>
              </w:rPr>
            </w:rPrChange>
          </w:rPr>
          <w:delText>Mr. Hussain is an Islamabad</w:delText>
        </w:r>
        <w:r w:rsidRPr="00CE387C" w:rsidDel="00311423">
          <w:rPr>
            <w:rFonts w:ascii="Cambria Math" w:hAnsi="Cambria Math" w:cs="Cambria Math"/>
            <w:rPrChange w:id="494" w:author="Abdul MANAN" w:date="2026-09-29T13:52:00Z" w16du:dateUtc="2026-09-29T08:52:00Z">
              <w:rPr>
                <w:rFonts w:ascii="Cambria Math" w:eastAsia="Times New Roman" w:hAnsi="Cambria Math" w:cs="Cambria Math"/>
                <w:color w:val="000000"/>
                <w:lang w:eastAsia="en-GB"/>
              </w:rPr>
            </w:rPrChange>
          </w:rPr>
          <w:delText>‑</w:delText>
        </w:r>
        <w:r w:rsidRPr="00CE387C" w:rsidDel="00311423">
          <w:rPr>
            <w:rFonts w:ascii="Century Gothic" w:hAnsi="Century Gothic"/>
            <w:rPrChange w:id="495" w:author="Abdul MANAN" w:date="2026-09-29T13:52:00Z" w16du:dateUtc="2026-09-29T08:52:00Z">
              <w:rPr>
                <w:rFonts w:ascii="Century" w:eastAsia="Times New Roman" w:hAnsi="Century" w:cs="Arial"/>
                <w:color w:val="000000"/>
                <w:lang w:eastAsia="en-GB"/>
              </w:rPr>
            </w:rPrChange>
          </w:rPr>
          <w:delText>based advocate and a graduate of the University of London, currently practicing at LawShaoor Chambers. He is an Advocate of the High Courts and represents clients in a wide range of criminal and civil litigation matters. His practice focuses on criminal defence, white</w:delText>
        </w:r>
        <w:r w:rsidRPr="00CE387C" w:rsidDel="00311423">
          <w:rPr>
            <w:rFonts w:ascii="Cambria Math" w:hAnsi="Cambria Math" w:cs="Cambria Math"/>
            <w:rPrChange w:id="496" w:author="Abdul MANAN" w:date="2026-09-29T13:52:00Z" w16du:dateUtc="2026-09-29T08:52:00Z">
              <w:rPr>
                <w:rFonts w:ascii="Cambria Math" w:eastAsia="Times New Roman" w:hAnsi="Cambria Math" w:cs="Cambria Math"/>
                <w:color w:val="000000"/>
                <w:lang w:eastAsia="en-GB"/>
              </w:rPr>
            </w:rPrChange>
          </w:rPr>
          <w:delText>‑</w:delText>
        </w:r>
        <w:r w:rsidRPr="00CE387C" w:rsidDel="00311423">
          <w:rPr>
            <w:rFonts w:ascii="Century Gothic" w:hAnsi="Century Gothic"/>
            <w:rPrChange w:id="497" w:author="Abdul MANAN" w:date="2026-09-29T13:52:00Z" w16du:dateUtc="2026-09-29T08:52:00Z">
              <w:rPr>
                <w:rFonts w:ascii="Century" w:eastAsia="Times New Roman" w:hAnsi="Century" w:cs="Arial"/>
                <w:color w:val="000000"/>
                <w:lang w:eastAsia="en-GB"/>
              </w:rPr>
            </w:rPrChange>
          </w:rPr>
          <w:delText>collar offences, financial crimes, and complex multi</w:delText>
        </w:r>
        <w:r w:rsidRPr="00CE387C" w:rsidDel="00311423">
          <w:rPr>
            <w:rFonts w:ascii="Cambria Math" w:hAnsi="Cambria Math" w:cs="Cambria Math"/>
            <w:rPrChange w:id="498" w:author="Abdul MANAN" w:date="2026-09-29T13:52:00Z" w16du:dateUtc="2026-09-29T08:52:00Z">
              <w:rPr>
                <w:rFonts w:ascii="Cambria Math" w:eastAsia="Times New Roman" w:hAnsi="Cambria Math" w:cs="Cambria Math"/>
                <w:color w:val="000000"/>
                <w:lang w:eastAsia="en-GB"/>
              </w:rPr>
            </w:rPrChange>
          </w:rPr>
          <w:delText>‑</w:delText>
        </w:r>
        <w:r w:rsidRPr="00CE387C" w:rsidDel="00311423">
          <w:rPr>
            <w:rFonts w:ascii="Century Gothic" w:hAnsi="Century Gothic"/>
            <w:rPrChange w:id="499" w:author="Abdul MANAN" w:date="2026-09-29T13:52:00Z" w16du:dateUtc="2026-09-29T08:52:00Z">
              <w:rPr>
                <w:rFonts w:ascii="Century" w:eastAsia="Times New Roman" w:hAnsi="Century" w:cs="Arial"/>
                <w:color w:val="000000"/>
                <w:lang w:eastAsia="en-GB"/>
              </w:rPr>
            </w:rPrChange>
          </w:rPr>
          <w:delText>party disputes, where he regularly appears before trial courts, special tribunals, and the High Courts.</w:delText>
        </w:r>
      </w:del>
    </w:p>
    <w:p w14:paraId="79238FD7" w14:textId="77777777" w:rsidR="00F50B9C" w:rsidRPr="00CE387C" w:rsidDel="00311423" w:rsidRDefault="00F50B9C" w:rsidP="00F50B9C">
      <w:pPr>
        <w:spacing w:line="276" w:lineRule="auto"/>
        <w:jc w:val="both"/>
        <w:rPr>
          <w:del w:id="500" w:author="Abdul MANAN" w:date="2026-07-06T13:22:00Z" w16du:dateUtc="2026-07-06T09:22:00Z"/>
          <w:rFonts w:ascii="Century Gothic" w:hAnsi="Century Gothic"/>
          <w:rPrChange w:id="501" w:author="Abdul MANAN" w:date="2026-09-29T13:52:00Z" w16du:dateUtc="2026-09-29T08:52:00Z">
            <w:rPr>
              <w:del w:id="502" w:author="Abdul MANAN" w:date="2026-07-06T13:22:00Z" w16du:dateUtc="2026-07-06T09:22:00Z"/>
              <w:rFonts w:ascii="Century" w:eastAsia="Times New Roman" w:hAnsi="Century" w:cs="Arial"/>
              <w:color w:val="000000"/>
              <w:lang w:eastAsia="en-GB"/>
            </w:rPr>
          </w:rPrChange>
        </w:rPr>
        <w:pPrChange w:id="503" w:author="Abdul MANAN" w:date="2026-09-29T13:51:00Z" w16du:dateUtc="2026-09-29T08:51:00Z">
          <w:pPr>
            <w:jc w:val="both"/>
          </w:pPr>
        </w:pPrChange>
      </w:pPr>
    </w:p>
    <w:p w14:paraId="64522B75" w14:textId="77777777" w:rsidR="00F50B9C" w:rsidRPr="00CE387C" w:rsidDel="00311423" w:rsidRDefault="00F50B9C" w:rsidP="00F50B9C">
      <w:pPr>
        <w:spacing w:line="276" w:lineRule="auto"/>
        <w:jc w:val="both"/>
        <w:rPr>
          <w:del w:id="504" w:author="Abdul MANAN" w:date="2026-07-06T13:22:00Z" w16du:dateUtc="2026-07-06T09:22:00Z"/>
          <w:rFonts w:ascii="Century Gothic" w:hAnsi="Century Gothic"/>
          <w:rPrChange w:id="505" w:author="Abdul MANAN" w:date="2026-09-29T13:52:00Z" w16du:dateUtc="2026-09-29T08:52:00Z">
            <w:rPr>
              <w:del w:id="506" w:author="Abdul MANAN" w:date="2026-07-06T13:22:00Z" w16du:dateUtc="2026-07-06T09:22:00Z"/>
              <w:rFonts w:ascii="Century" w:eastAsia="Times New Roman" w:hAnsi="Century" w:cs="Arial"/>
              <w:color w:val="000000"/>
              <w:lang w:eastAsia="en-GB"/>
            </w:rPr>
          </w:rPrChange>
        </w:rPr>
        <w:pPrChange w:id="507" w:author="Abdul MANAN" w:date="2026-09-29T13:51:00Z" w16du:dateUtc="2026-09-29T08:51:00Z">
          <w:pPr>
            <w:jc w:val="both"/>
          </w:pPr>
        </w:pPrChange>
      </w:pPr>
      <w:del w:id="508" w:author="Abdul MANAN" w:date="2026-07-06T13:22:00Z" w16du:dateUtc="2026-07-06T09:22:00Z">
        <w:r w:rsidRPr="00CE387C" w:rsidDel="00311423">
          <w:rPr>
            <w:rFonts w:ascii="Century Gothic" w:hAnsi="Century Gothic"/>
            <w:rPrChange w:id="509" w:author="Abdul MANAN" w:date="2026-09-29T13:52:00Z" w16du:dateUtc="2026-09-29T08:52:00Z">
              <w:rPr>
                <w:rFonts w:ascii="Century" w:eastAsia="Times New Roman" w:hAnsi="Century" w:cs="Arial"/>
                <w:color w:val="000000"/>
                <w:lang w:eastAsia="en-GB"/>
              </w:rPr>
            </w:rPrChange>
          </w:rPr>
          <w:delText>He has extensive experience handling criminal trials, including matters involving fraud, breach of trust, financial irregularities, regulatory offences, and other statutory violations. His courtroom advocacy and practical understanding of procedural law allow him to effectively represent individuals and businesses facing criminal proceedings.</w:delText>
        </w:r>
      </w:del>
    </w:p>
    <w:p w14:paraId="3F5A0730" w14:textId="77777777" w:rsidR="00F50B9C" w:rsidRPr="00CE387C" w:rsidDel="00311423" w:rsidRDefault="00F50B9C" w:rsidP="00F50B9C">
      <w:pPr>
        <w:spacing w:line="276" w:lineRule="auto"/>
        <w:jc w:val="both"/>
        <w:rPr>
          <w:del w:id="510" w:author="Abdul MANAN" w:date="2026-07-06T13:22:00Z" w16du:dateUtc="2026-07-06T09:22:00Z"/>
          <w:rFonts w:ascii="Century Gothic" w:hAnsi="Century Gothic"/>
          <w:rPrChange w:id="511" w:author="Abdul MANAN" w:date="2026-09-29T13:52:00Z" w16du:dateUtc="2026-09-29T08:52:00Z">
            <w:rPr>
              <w:del w:id="512" w:author="Abdul MANAN" w:date="2026-07-06T13:22:00Z" w16du:dateUtc="2026-07-06T09:22:00Z"/>
              <w:rFonts w:ascii="Century" w:eastAsia="Times New Roman" w:hAnsi="Century" w:cs="Arial"/>
              <w:color w:val="000000"/>
              <w:lang w:eastAsia="en-GB"/>
            </w:rPr>
          </w:rPrChange>
        </w:rPr>
        <w:pPrChange w:id="513" w:author="Abdul MANAN" w:date="2026-09-29T13:51:00Z" w16du:dateUtc="2026-09-29T08:51:00Z">
          <w:pPr>
            <w:jc w:val="both"/>
          </w:pPr>
        </w:pPrChange>
      </w:pPr>
    </w:p>
    <w:p w14:paraId="7BD2948D" w14:textId="77777777" w:rsidR="00F50B9C" w:rsidRPr="00CE387C" w:rsidDel="00311423" w:rsidRDefault="00F50B9C" w:rsidP="00F50B9C">
      <w:pPr>
        <w:spacing w:line="276" w:lineRule="auto"/>
        <w:jc w:val="both"/>
        <w:rPr>
          <w:del w:id="514" w:author="Abdul MANAN" w:date="2026-07-06T13:22:00Z" w16du:dateUtc="2026-07-06T09:22:00Z"/>
          <w:rFonts w:ascii="Century Gothic" w:hAnsi="Century Gothic"/>
          <w:rPrChange w:id="515" w:author="Abdul MANAN" w:date="2026-09-29T13:52:00Z" w16du:dateUtc="2026-09-29T08:52:00Z">
            <w:rPr>
              <w:del w:id="516" w:author="Abdul MANAN" w:date="2026-07-06T13:22:00Z" w16du:dateUtc="2026-07-06T09:22:00Z"/>
              <w:rFonts w:ascii="Century" w:hAnsi="Century" w:cs="Arial"/>
              <w:b/>
              <w:bCs/>
              <w:color w:val="000000" w:themeColor="text1"/>
              <w:u w:val="single"/>
              <w14:shadow w14:blurRad="50800" w14:dist="38100" w14:dir="2700000" w14:sx="100000" w14:sy="100000" w14:kx="0" w14:ky="0" w14:algn="tl">
                <w14:srgbClr w14:val="000000">
                  <w14:alpha w14:val="60000"/>
                </w14:srgbClr>
              </w14:shadow>
            </w:rPr>
          </w:rPrChange>
        </w:rPr>
        <w:pPrChange w:id="517" w:author="Abdul MANAN" w:date="2026-09-29T13:51:00Z" w16du:dateUtc="2026-09-29T08:51:00Z">
          <w:pPr>
            <w:jc w:val="both"/>
          </w:pPr>
        </w:pPrChange>
      </w:pPr>
      <w:del w:id="518" w:author="Abdul MANAN" w:date="2026-07-06T13:22:00Z" w16du:dateUtc="2026-07-06T09:22:00Z">
        <w:r w:rsidRPr="00CE387C" w:rsidDel="00311423">
          <w:rPr>
            <w:rFonts w:ascii="Century Gothic" w:hAnsi="Century Gothic"/>
            <w:rPrChange w:id="519" w:author="Abdul MANAN" w:date="2026-09-29T13:52:00Z" w16du:dateUtc="2026-09-29T08:52:00Z">
              <w:rPr>
                <w:rFonts w:ascii="Century" w:eastAsia="Times New Roman" w:hAnsi="Century" w:cs="Arial"/>
                <w:color w:val="000000"/>
                <w:lang w:eastAsia="en-GB"/>
              </w:rPr>
            </w:rPrChange>
          </w:rPr>
          <w:br/>
        </w:r>
        <w:r w:rsidRPr="00CE387C" w:rsidDel="00311423">
          <w:rPr>
            <w:rFonts w:ascii="Century Gothic" w:hAnsi="Century Gothic"/>
            <w:rPrChange w:id="520" w:author="Abdul MANAN" w:date="2026-09-29T13:52:00Z" w16du:dateUtc="2026-09-29T08:52:00Z">
              <w:rPr>
                <w:rFonts w:ascii="Century" w:hAnsi="Century" w:cs="Arial"/>
                <w:b/>
                <w:bCs/>
                <w:color w:val="000000" w:themeColor="text1"/>
                <w:u w:val="single"/>
                <w14:shadow w14:blurRad="50800" w14:dist="38100" w14:dir="2700000" w14:sx="100000" w14:sy="100000" w14:kx="0" w14:ky="0" w14:algn="tl">
                  <w14:srgbClr w14:val="000000">
                    <w14:alpha w14:val="60000"/>
                  </w14:srgbClr>
                </w14:shadow>
              </w:rPr>
            </w:rPrChange>
          </w:rPr>
          <w:delText>MOHAMMAD KALIM WALI</w:delText>
        </w:r>
      </w:del>
    </w:p>
    <w:p w14:paraId="5899D670" w14:textId="77777777" w:rsidR="00F50B9C" w:rsidRPr="00CE387C" w:rsidDel="00311423" w:rsidRDefault="00F50B9C" w:rsidP="00F50B9C">
      <w:pPr>
        <w:spacing w:line="276" w:lineRule="auto"/>
        <w:jc w:val="both"/>
        <w:rPr>
          <w:del w:id="521" w:author="Abdul MANAN" w:date="2026-07-06T13:22:00Z" w16du:dateUtc="2026-07-06T09:22:00Z"/>
          <w:rFonts w:ascii="Century Gothic" w:hAnsi="Century Gothic"/>
          <w:rPrChange w:id="522" w:author="Abdul MANAN" w:date="2026-09-29T13:52:00Z" w16du:dateUtc="2026-09-29T08:52:00Z">
            <w:rPr>
              <w:del w:id="523" w:author="Abdul MANAN" w:date="2026-07-06T13:22:00Z" w16du:dateUtc="2026-07-06T09:22:00Z"/>
              <w:rFonts w:ascii="Century" w:eastAsia="Times New Roman" w:hAnsi="Century" w:cs="Arial"/>
              <w:color w:val="000000"/>
              <w:lang w:eastAsia="en-GB"/>
            </w:rPr>
          </w:rPrChange>
        </w:rPr>
        <w:pPrChange w:id="524" w:author="Abdul MANAN" w:date="2026-09-29T13:51:00Z" w16du:dateUtc="2026-09-29T08:51:00Z">
          <w:pPr>
            <w:jc w:val="both"/>
          </w:pPr>
        </w:pPrChange>
      </w:pPr>
      <w:del w:id="525" w:author="Abdul MANAN" w:date="2026-07-06T13:22:00Z" w16du:dateUtc="2026-07-06T09:22:00Z">
        <w:r w:rsidRPr="00CE387C" w:rsidDel="00311423">
          <w:rPr>
            <w:rFonts w:ascii="Century Gothic" w:hAnsi="Century Gothic"/>
            <w:rPrChange w:id="526" w:author="Abdul MANAN" w:date="2026-09-29T13:52:00Z" w16du:dateUtc="2026-09-29T08:52:00Z">
              <w:rPr>
                <w:rFonts w:ascii="Century" w:eastAsia="Times New Roman" w:hAnsi="Century" w:cs="Arial"/>
                <w:color w:val="000000"/>
                <w:lang w:eastAsia="en-GB"/>
              </w:rPr>
            </w:rPrChange>
          </w:rPr>
          <w:delText>Junior Associate</w:delText>
        </w:r>
      </w:del>
    </w:p>
    <w:p w14:paraId="20C47236" w14:textId="77777777" w:rsidR="00F50B9C" w:rsidRPr="00CE387C" w:rsidDel="00311423" w:rsidRDefault="00F50B9C" w:rsidP="00F50B9C">
      <w:pPr>
        <w:spacing w:line="276" w:lineRule="auto"/>
        <w:jc w:val="both"/>
        <w:rPr>
          <w:del w:id="527" w:author="Abdul MANAN" w:date="2026-07-06T13:22:00Z" w16du:dateUtc="2026-07-06T09:22:00Z"/>
          <w:rFonts w:ascii="Century Gothic" w:hAnsi="Century Gothic"/>
          <w:rPrChange w:id="528" w:author="Abdul MANAN" w:date="2026-09-29T13:52:00Z" w16du:dateUtc="2026-09-29T08:52:00Z">
            <w:rPr>
              <w:del w:id="529" w:author="Abdul MANAN" w:date="2026-07-06T13:22:00Z" w16du:dateUtc="2026-07-06T09:22:00Z"/>
              <w:rFonts w:ascii="Century" w:eastAsia="Times New Roman" w:hAnsi="Century" w:cs="Arial"/>
              <w:color w:val="000000"/>
              <w:lang w:eastAsia="en-GB"/>
            </w:rPr>
          </w:rPrChange>
        </w:rPr>
        <w:pPrChange w:id="530" w:author="Abdul MANAN" w:date="2026-09-29T13:51:00Z" w16du:dateUtc="2026-09-29T08:51:00Z">
          <w:pPr>
            <w:jc w:val="both"/>
          </w:pPr>
        </w:pPrChange>
      </w:pPr>
    </w:p>
    <w:p w14:paraId="2B5E4E32" w14:textId="77777777" w:rsidR="00F50B9C" w:rsidRPr="00CE387C" w:rsidDel="00311423" w:rsidRDefault="00F50B9C" w:rsidP="00F50B9C">
      <w:pPr>
        <w:spacing w:line="276" w:lineRule="auto"/>
        <w:jc w:val="both"/>
        <w:rPr>
          <w:del w:id="531" w:author="Abdul MANAN" w:date="2026-07-06T13:22:00Z" w16du:dateUtc="2026-07-06T09:22:00Z"/>
          <w:rFonts w:ascii="Century Gothic" w:hAnsi="Century Gothic"/>
          <w:rPrChange w:id="532" w:author="Abdul MANAN" w:date="2026-09-29T13:52:00Z" w16du:dateUtc="2026-09-29T08:52:00Z">
            <w:rPr>
              <w:del w:id="533" w:author="Abdul MANAN" w:date="2026-07-06T13:22:00Z" w16du:dateUtc="2026-07-06T09:22:00Z"/>
              <w:rFonts w:ascii="Century" w:hAnsi="Century" w:cs="Arial"/>
              <w:bCs/>
              <w:iCs/>
              <w:color w:val="000000" w:themeColor="text1"/>
              <w:shd w:val="clear" w:color="auto" w:fill="FFFFFF"/>
            </w:rPr>
          </w:rPrChange>
        </w:rPr>
        <w:pPrChange w:id="534" w:author="Abdul MANAN" w:date="2026-09-29T13:51:00Z" w16du:dateUtc="2026-09-29T08:51:00Z">
          <w:pPr>
            <w:adjustRightInd w:val="0"/>
            <w:jc w:val="both"/>
          </w:pPr>
        </w:pPrChange>
      </w:pPr>
      <w:del w:id="535" w:author="Abdul MANAN" w:date="2026-07-06T13:22:00Z" w16du:dateUtc="2026-07-06T09:22:00Z">
        <w:r w:rsidRPr="00CE387C" w:rsidDel="00311423">
          <w:rPr>
            <w:rFonts w:ascii="Century Gothic" w:hAnsi="Century Gothic"/>
            <w:rPrChange w:id="536" w:author="Abdul MANAN" w:date="2026-09-29T13:52:00Z" w16du:dateUtc="2026-09-29T08:52:00Z">
              <w:rPr>
                <w:rFonts w:ascii="Century" w:hAnsi="Century" w:cs="Arial"/>
                <w:bCs/>
                <w:iCs/>
                <w:color w:val="000000" w:themeColor="text1"/>
                <w:shd w:val="clear" w:color="auto" w:fill="FFFFFF"/>
              </w:rPr>
            </w:rPrChange>
          </w:rPr>
          <w:delText xml:space="preserve">Mr. Kalim is an Associate at LawShaoor Chambers, with experience in litigation, corporate law, regulatory compliance, and legal research. He regularly handles civil, criminal, family, and corporate matters, providing legal services through research, drafting, case preparation, and court representation. </w:delText>
        </w:r>
      </w:del>
    </w:p>
    <w:p w14:paraId="5BEAA011" w14:textId="77777777" w:rsidR="00F50B9C" w:rsidRPr="00CE387C" w:rsidDel="00311423" w:rsidRDefault="00F50B9C" w:rsidP="00F50B9C">
      <w:pPr>
        <w:spacing w:line="276" w:lineRule="auto"/>
        <w:jc w:val="both"/>
        <w:rPr>
          <w:del w:id="537" w:author="Abdul MANAN" w:date="2026-07-06T13:22:00Z" w16du:dateUtc="2026-07-06T09:22:00Z"/>
          <w:rFonts w:ascii="Century Gothic" w:hAnsi="Century Gothic"/>
          <w:rPrChange w:id="538" w:author="Abdul MANAN" w:date="2026-09-29T13:52:00Z" w16du:dateUtc="2026-09-29T08:52:00Z">
            <w:rPr>
              <w:del w:id="539" w:author="Abdul MANAN" w:date="2026-07-06T13:22:00Z" w16du:dateUtc="2026-07-06T09:22:00Z"/>
              <w:rFonts w:ascii="Century" w:hAnsi="Century" w:cs="Arial"/>
              <w:bCs/>
              <w:iCs/>
              <w:color w:val="000000" w:themeColor="text1"/>
              <w:shd w:val="clear" w:color="auto" w:fill="FFFFFF"/>
            </w:rPr>
          </w:rPrChange>
        </w:rPr>
        <w:pPrChange w:id="540" w:author="Abdul MANAN" w:date="2026-09-29T13:51:00Z" w16du:dateUtc="2026-09-29T08:51:00Z">
          <w:pPr>
            <w:adjustRightInd w:val="0"/>
            <w:jc w:val="both"/>
          </w:pPr>
        </w:pPrChange>
      </w:pPr>
    </w:p>
    <w:p w14:paraId="530B8617" w14:textId="77777777" w:rsidR="00F50B9C" w:rsidRPr="00CE387C" w:rsidDel="00311423" w:rsidRDefault="00F50B9C" w:rsidP="00F50B9C">
      <w:pPr>
        <w:spacing w:line="276" w:lineRule="auto"/>
        <w:jc w:val="both"/>
        <w:rPr>
          <w:del w:id="541" w:author="Abdul MANAN" w:date="2026-07-06T13:22:00Z" w16du:dateUtc="2026-07-06T09:22:00Z"/>
          <w:rFonts w:ascii="Century Gothic" w:hAnsi="Century Gothic"/>
          <w:rPrChange w:id="542" w:author="Abdul MANAN" w:date="2026-09-29T13:52:00Z" w16du:dateUtc="2026-09-29T08:52:00Z">
            <w:rPr>
              <w:del w:id="543" w:author="Abdul MANAN" w:date="2026-07-06T13:22:00Z" w16du:dateUtc="2026-07-06T09:22:00Z"/>
              <w:rFonts w:ascii="Century" w:hAnsi="Century" w:cs="Arial"/>
              <w:bCs/>
              <w:iCs/>
              <w:color w:val="000000" w:themeColor="text1"/>
              <w:shd w:val="clear" w:color="auto" w:fill="FFFFFF"/>
            </w:rPr>
          </w:rPrChange>
        </w:rPr>
        <w:pPrChange w:id="544" w:author="Abdul MANAN" w:date="2026-09-29T13:51:00Z" w16du:dateUtc="2026-09-29T08:51:00Z">
          <w:pPr>
            <w:adjustRightInd w:val="0"/>
            <w:jc w:val="both"/>
          </w:pPr>
        </w:pPrChange>
      </w:pPr>
      <w:del w:id="545" w:author="Abdul MANAN" w:date="2026-07-06T13:22:00Z" w16du:dateUtc="2026-07-06T09:22:00Z">
        <w:r w:rsidRPr="00CE387C" w:rsidDel="00311423">
          <w:rPr>
            <w:rFonts w:ascii="Century Gothic" w:hAnsi="Century Gothic"/>
            <w:rPrChange w:id="546" w:author="Abdul MANAN" w:date="2026-09-29T13:52:00Z" w16du:dateUtc="2026-09-29T08:52:00Z">
              <w:rPr>
                <w:rFonts w:ascii="Century" w:hAnsi="Century" w:cs="Arial"/>
                <w:bCs/>
                <w:iCs/>
                <w:color w:val="000000" w:themeColor="text1"/>
                <w:shd w:val="clear" w:color="auto" w:fill="FFFFFF"/>
              </w:rPr>
            </w:rPrChange>
          </w:rPr>
          <w:delText>He regularly handles district court matters and drafts pleadings, legal notices, contracts, agreements, replies, and legal opinions across a range of practice areas. Mr. Kalim is also involved in corporate and regulatory compliance work, including SECP-related matters, maintenance of corporate records, and liaison with regulatory authorities to ensure compliance with legal and procedural requirements.</w:delText>
        </w:r>
      </w:del>
    </w:p>
    <w:p w14:paraId="7C23F8FE" w14:textId="77777777" w:rsidR="00F50B9C" w:rsidRPr="00CE387C" w:rsidDel="00311423" w:rsidRDefault="00F50B9C" w:rsidP="00F50B9C">
      <w:pPr>
        <w:spacing w:line="276" w:lineRule="auto"/>
        <w:jc w:val="both"/>
        <w:rPr>
          <w:del w:id="547" w:author="Abdul MANAN" w:date="2026-07-06T13:22:00Z" w16du:dateUtc="2026-07-06T09:22:00Z"/>
          <w:rFonts w:ascii="Century Gothic" w:hAnsi="Century Gothic"/>
          <w:rPrChange w:id="548" w:author="Abdul MANAN" w:date="2026-09-29T13:52:00Z" w16du:dateUtc="2026-09-29T08:52:00Z">
            <w:rPr>
              <w:del w:id="549" w:author="Abdul MANAN" w:date="2026-07-06T13:22:00Z" w16du:dateUtc="2026-07-06T09:22:00Z"/>
              <w:rFonts w:ascii="Century" w:hAnsi="Century" w:cs="Arial"/>
              <w:bCs/>
              <w:iCs/>
              <w:color w:val="000000" w:themeColor="text1"/>
              <w:shd w:val="clear" w:color="auto" w:fill="FFFFFF"/>
            </w:rPr>
          </w:rPrChange>
        </w:rPr>
        <w:pPrChange w:id="550" w:author="Abdul MANAN" w:date="2026-09-29T13:51:00Z" w16du:dateUtc="2026-09-29T08:51:00Z">
          <w:pPr>
            <w:adjustRightInd w:val="0"/>
            <w:jc w:val="both"/>
          </w:pPr>
        </w:pPrChange>
      </w:pPr>
    </w:p>
    <w:p w14:paraId="0B1423E9" w14:textId="77777777" w:rsidR="00F50B9C" w:rsidRPr="00CE387C" w:rsidRDefault="00F50B9C" w:rsidP="00F50B9C">
      <w:pPr>
        <w:spacing w:line="276" w:lineRule="auto"/>
        <w:jc w:val="both"/>
        <w:rPr>
          <w:rFonts w:ascii="Century Gothic" w:hAnsi="Century Gothic"/>
        </w:rPr>
      </w:pPr>
      <w:del w:id="551" w:author="Abdul MANAN" w:date="2026-07-06T13:22:00Z" w16du:dateUtc="2026-07-06T09:22:00Z">
        <w:r w:rsidRPr="00CE387C" w:rsidDel="00311423">
          <w:rPr>
            <w:rFonts w:ascii="Century Gothic" w:hAnsi="Century Gothic"/>
            <w:rPrChange w:id="552" w:author="Abdul MANAN" w:date="2026-09-29T13:52:00Z" w16du:dateUtc="2026-09-29T08:52:00Z">
              <w:rPr>
                <w:rFonts w:ascii="Century" w:hAnsi="Century" w:cs="Arial"/>
                <w:bCs/>
                <w:iCs/>
                <w:color w:val="000000" w:themeColor="text1"/>
                <w:shd w:val="clear" w:color="auto" w:fill="FFFFFF"/>
              </w:rPr>
            </w:rPrChange>
          </w:rPr>
          <w:delText>Mr. Kalim completed his LLB from NUST Law School. He previously worked with the Office of Legal Affairs at the University of Central Asia, Bishkek, Kyrgyzstan, where he contributed to compliance initiatives, legal research, and institutional policy projects. His final year thesis focused on the legal and regulatory challenges faced by gig economy workers in Pakistan and the need for stronger legal protections and policy reforms in the sector.</w:delText>
        </w:r>
      </w:del>
      <w:r w:rsidRPr="00CE387C">
        <w:rPr>
          <w:rFonts w:ascii="Century Gothic" w:hAnsi="Century Gothic"/>
        </w:rPr>
        <w:t xml:space="preserve"> LAWSHAOOR CHAMBERS</w:t>
      </w:r>
    </w:p>
    <w:p w14:paraId="1EB249E2" w14:textId="77777777" w:rsidR="00F50B9C" w:rsidRPr="00CE387C" w:rsidRDefault="00F50B9C" w:rsidP="00F50B9C">
      <w:pPr>
        <w:spacing w:line="276" w:lineRule="auto"/>
        <w:jc w:val="both"/>
        <w:rPr>
          <w:rFonts w:ascii="Century Gothic" w:hAnsi="Century Gothic"/>
        </w:rPr>
      </w:pPr>
    </w:p>
    <w:p w14:paraId="38C92B55"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The Law Firm for Pakistan’s Next Economy</w:t>
      </w:r>
    </w:p>
    <w:p w14:paraId="1890399E" w14:textId="77777777" w:rsidR="00F50B9C" w:rsidRPr="00CE387C" w:rsidRDefault="00F50B9C" w:rsidP="00F50B9C">
      <w:pPr>
        <w:spacing w:line="276" w:lineRule="auto"/>
        <w:jc w:val="both"/>
        <w:rPr>
          <w:rFonts w:ascii="Century Gothic" w:hAnsi="Century Gothic"/>
        </w:rPr>
      </w:pPr>
    </w:p>
    <w:p w14:paraId="6FFF1EC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While Pakistan’s business environment is entering a more complex and consequential era, technology is transforming financial services, capital is moving across borders, artificial intelligence is reshaping business models, digital platforms are changing how people work, transact, consume services, and the regulators imposing greater scrutiny on businesses operating in financial, technological and other sensitive sectors, legal advice cannot remain confined to legal theory or standard documentation. Businesses need counsel that understands the commercial objective, the regulatory architecture, the technology, the people involved and the consequences of getting the legal structure wrong.</w:t>
      </w:r>
    </w:p>
    <w:p w14:paraId="294D14A9" w14:textId="77777777" w:rsidR="00F50B9C" w:rsidRPr="00CE387C" w:rsidRDefault="00F50B9C" w:rsidP="00F50B9C">
      <w:pPr>
        <w:spacing w:line="276" w:lineRule="auto"/>
        <w:jc w:val="both"/>
        <w:rPr>
          <w:rFonts w:ascii="Century Gothic" w:hAnsi="Century Gothic"/>
        </w:rPr>
      </w:pPr>
    </w:p>
    <w:p w14:paraId="0D1E52D1"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LawShaoor Chambers is built for precisely that environment.</w:t>
      </w:r>
    </w:p>
    <w:p w14:paraId="5F5BD0F9" w14:textId="77777777" w:rsidR="00F50B9C" w:rsidRPr="00CE387C" w:rsidRDefault="00F50B9C" w:rsidP="00F50B9C">
      <w:pPr>
        <w:spacing w:line="276" w:lineRule="auto"/>
        <w:jc w:val="both"/>
        <w:rPr>
          <w:rFonts w:ascii="Century Gothic" w:hAnsi="Century Gothic"/>
        </w:rPr>
      </w:pPr>
    </w:p>
    <w:p w14:paraId="606CD15F"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are a specialist Pakistani law firm advising ambitious businesses, financial institutions, investors, technology companies and senior decision-makers operating at the intersection of law, commerce and regulation.</w:t>
      </w:r>
    </w:p>
    <w:p w14:paraId="49A91F73" w14:textId="77777777" w:rsidR="00F50B9C" w:rsidRPr="00CE387C" w:rsidRDefault="00F50B9C" w:rsidP="00F50B9C">
      <w:pPr>
        <w:spacing w:line="276" w:lineRule="auto"/>
        <w:jc w:val="both"/>
        <w:rPr>
          <w:rFonts w:ascii="Century Gothic" w:hAnsi="Century Gothic"/>
        </w:rPr>
      </w:pPr>
    </w:p>
    <w:p w14:paraId="782854DE"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work is concentrated in sectors where legal complexity is greatest and the cost of imprecision is highest. We help clients launch, structure, finance, regulate, protect, defend and scale their businesses with greater confidence.</w:t>
      </w:r>
    </w:p>
    <w:p w14:paraId="3E4CBD89" w14:textId="77777777" w:rsidR="00F50B9C" w:rsidRPr="00CE387C" w:rsidRDefault="00F50B9C" w:rsidP="00F50B9C">
      <w:pPr>
        <w:spacing w:line="276" w:lineRule="auto"/>
        <w:jc w:val="both"/>
        <w:rPr>
          <w:rFonts w:ascii="Century Gothic" w:hAnsi="Century Gothic"/>
        </w:rPr>
      </w:pPr>
    </w:p>
    <w:p w14:paraId="2110186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A Boutique Law Firm Built Around Consequence</w:t>
      </w:r>
    </w:p>
    <w:p w14:paraId="0184BC8D" w14:textId="77777777" w:rsidR="00F50B9C" w:rsidRPr="00CE387C" w:rsidRDefault="00F50B9C" w:rsidP="00F50B9C">
      <w:pPr>
        <w:spacing w:line="276" w:lineRule="auto"/>
        <w:jc w:val="both"/>
        <w:rPr>
          <w:rFonts w:ascii="Century Gothic" w:hAnsi="Century Gothic"/>
        </w:rPr>
      </w:pPr>
    </w:p>
    <w:p w14:paraId="5C42293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LawShaoor Chambers is not structured as a traditional firm that attempts to cover every area of law equally. We are built around the matters that shape businesses, whether a digital product can legally launch, whether a fintech model can operate within the regulatory framework, whether an investment structure protects both founder and investor, whether a cross-border transaction can be implemented efficiently, whether valuable technology and data are properly protected, and whether a company can respond decisively to regulatory scrutiny or litigation.</w:t>
      </w:r>
    </w:p>
    <w:p w14:paraId="7134F5F4" w14:textId="77777777" w:rsidR="00F50B9C" w:rsidRPr="00CE387C" w:rsidRDefault="00F50B9C" w:rsidP="00F50B9C">
      <w:pPr>
        <w:spacing w:line="276" w:lineRule="auto"/>
        <w:jc w:val="both"/>
        <w:rPr>
          <w:rFonts w:ascii="Century Gothic" w:hAnsi="Century Gothic"/>
        </w:rPr>
      </w:pPr>
    </w:p>
    <w:p w14:paraId="17CC936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 xml:space="preserve">Our lawyers possess transactional, regulatory and contentious capability, together with a combined experience of  50 years. This enables us to see the full legal picture. A financing arrangement may also involve licensing, corporate governance, data protection, employment and regulatory issues. A technology dispute may involve intellectual property, investment, contractual and criminal exposure. </w:t>
      </w:r>
    </w:p>
    <w:p w14:paraId="1E403A6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do not treat these issues in isolation. We bring them together, identify the pressure points and give clients a clear route forward.</w:t>
      </w:r>
    </w:p>
    <w:p w14:paraId="210E372C" w14:textId="77777777" w:rsidR="00F50B9C" w:rsidRPr="00CE387C" w:rsidRDefault="00F50B9C" w:rsidP="00F50B9C">
      <w:pPr>
        <w:spacing w:line="276" w:lineRule="auto"/>
        <w:jc w:val="both"/>
        <w:rPr>
          <w:rFonts w:ascii="Century Gothic" w:hAnsi="Century Gothic"/>
        </w:rPr>
      </w:pPr>
    </w:p>
    <w:p w14:paraId="3967691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Position</w:t>
      </w:r>
    </w:p>
    <w:p w14:paraId="4F36F2CA" w14:textId="77777777" w:rsidR="00F50B9C" w:rsidRPr="00CE387C" w:rsidRDefault="00F50B9C" w:rsidP="00F50B9C">
      <w:pPr>
        <w:spacing w:line="276" w:lineRule="auto"/>
        <w:jc w:val="both"/>
        <w:rPr>
          <w:rFonts w:ascii="Century Gothic" w:hAnsi="Century Gothic"/>
        </w:rPr>
      </w:pPr>
    </w:p>
    <w:p w14:paraId="0A0D1703"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LawShaoor Chambers is positioned for clients who require more than a general legal service.</w:t>
      </w:r>
    </w:p>
    <w:p w14:paraId="33388996" w14:textId="77777777" w:rsidR="00F50B9C" w:rsidRPr="00CE387C" w:rsidRDefault="00F50B9C" w:rsidP="00F50B9C">
      <w:pPr>
        <w:spacing w:line="276" w:lineRule="auto"/>
        <w:jc w:val="both"/>
        <w:rPr>
          <w:rFonts w:ascii="Century Gothic" w:hAnsi="Century Gothic"/>
        </w:rPr>
      </w:pPr>
    </w:p>
    <w:p w14:paraId="1B02FB83"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work is defined by sector depth, partner-led attention, commercially usable advice, regulatory fluency, cross-border coordination and contentious strength when the business environment becomes adversarial.</w:t>
      </w:r>
    </w:p>
    <w:p w14:paraId="5C779705" w14:textId="77777777" w:rsidR="00F50B9C" w:rsidRPr="00CE387C" w:rsidRDefault="00F50B9C" w:rsidP="00F50B9C">
      <w:pPr>
        <w:spacing w:line="276" w:lineRule="auto"/>
        <w:jc w:val="both"/>
        <w:rPr>
          <w:rFonts w:ascii="Century Gothic" w:hAnsi="Century Gothic"/>
        </w:rPr>
      </w:pPr>
    </w:p>
    <w:p w14:paraId="72E9912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are particularly suited to matters where regulation and innovation collide, where technology is central to the business model, where a transaction requires rapid and senior-level execution, or where the client is facing significant regulatory or contentious exposure.</w:t>
      </w:r>
    </w:p>
    <w:p w14:paraId="05717190" w14:textId="77777777" w:rsidR="00F50B9C" w:rsidRPr="00CE387C" w:rsidRDefault="00F50B9C" w:rsidP="00F50B9C">
      <w:pPr>
        <w:spacing w:line="276" w:lineRule="auto"/>
        <w:jc w:val="both"/>
        <w:rPr>
          <w:rFonts w:ascii="Century Gothic" w:hAnsi="Century Gothic"/>
        </w:rPr>
      </w:pPr>
    </w:p>
    <w:p w14:paraId="6C1E5B3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THE LAWSHAOOR DIFFERENCE</w:t>
      </w:r>
    </w:p>
    <w:p w14:paraId="639ECFEE" w14:textId="77777777" w:rsidR="00F50B9C" w:rsidRPr="00CE387C" w:rsidRDefault="00F50B9C" w:rsidP="00F50B9C">
      <w:pPr>
        <w:spacing w:line="276" w:lineRule="auto"/>
        <w:jc w:val="both"/>
        <w:rPr>
          <w:rFonts w:ascii="Century Gothic" w:hAnsi="Century Gothic"/>
        </w:rPr>
      </w:pPr>
    </w:p>
    <w:p w14:paraId="5E9BD41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There are many firms that provide legal services. LawShaoor Chambers is built for clients who need legal judgment connected to commercial reality.</w:t>
      </w:r>
    </w:p>
    <w:p w14:paraId="1B23A4FC" w14:textId="77777777" w:rsidR="00F50B9C" w:rsidRPr="00CE387C" w:rsidRDefault="00F50B9C" w:rsidP="00F50B9C">
      <w:pPr>
        <w:spacing w:line="276" w:lineRule="auto"/>
        <w:jc w:val="both"/>
        <w:rPr>
          <w:rFonts w:ascii="Century Gothic" w:hAnsi="Century Gothic"/>
        </w:rPr>
      </w:pPr>
    </w:p>
    <w:p w14:paraId="417D2759"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offer the focus of a boutique, the reach of an international relationship and the resilience of a disputes practice. Our ambition is not to be the largest firm in Pakistan. It is to be the firm clients call when the matter is strategically important, legally difficult and commercially consequential.</w:t>
      </w:r>
    </w:p>
    <w:p w14:paraId="795B45F7" w14:textId="77777777" w:rsidR="00F50B9C" w:rsidRPr="00CE387C" w:rsidRDefault="00F50B9C" w:rsidP="00F50B9C">
      <w:pPr>
        <w:spacing w:line="276" w:lineRule="auto"/>
        <w:jc w:val="both"/>
        <w:rPr>
          <w:rFonts w:ascii="Century Gothic" w:hAnsi="Century Gothic"/>
        </w:rPr>
      </w:pPr>
    </w:p>
    <w:p w14:paraId="3D97FD4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Whether you are launching a regulated product, structuring an investment, protecting a technology platform or defending a high-stakes claim, we help you identify the legal route forward and move with confidence.</w:t>
      </w:r>
    </w:p>
    <w:p w14:paraId="0ADB8F71" w14:textId="77777777" w:rsidR="00F50B9C" w:rsidRPr="00CE387C" w:rsidRDefault="00F50B9C" w:rsidP="00F50B9C">
      <w:pPr>
        <w:spacing w:line="276" w:lineRule="auto"/>
        <w:jc w:val="both"/>
        <w:rPr>
          <w:rFonts w:ascii="Century Gothic" w:hAnsi="Century Gothic"/>
          <w:rPrChange w:id="553" w:author="Abdul MANAN" w:date="2026-09-29T13:52:00Z" w16du:dateUtc="2026-09-29T08:52:00Z">
            <w:rPr>
              <w:rFonts w:ascii="Century" w:hAnsi="Century" w:cs="Arial"/>
              <w:bCs/>
              <w:iCs/>
              <w:color w:val="000000" w:themeColor="text1"/>
              <w:shd w:val="clear" w:color="auto" w:fill="FFFFFF"/>
            </w:rPr>
          </w:rPrChange>
        </w:rPr>
        <w:pPrChange w:id="554" w:author="Abdul MANAN" w:date="2026-09-29T13:51:00Z" w16du:dateUtc="2026-09-29T08:51:00Z">
          <w:pPr>
            <w:adjustRightInd w:val="0"/>
            <w:jc w:val="both"/>
          </w:pPr>
        </w:pPrChange>
      </w:pPr>
    </w:p>
    <w:p w14:paraId="241A99F3" w14:textId="77777777" w:rsidR="00F50B9C" w:rsidRPr="00CE387C" w:rsidRDefault="00F50B9C" w:rsidP="00F50B9C">
      <w:pPr>
        <w:spacing w:line="276" w:lineRule="auto"/>
        <w:jc w:val="both"/>
        <w:rPr>
          <w:rFonts w:ascii="Century Gothic" w:hAnsi="Century Gothic"/>
        </w:rPr>
      </w:pPr>
    </w:p>
    <w:p w14:paraId="2B90C616" w14:textId="77777777" w:rsidR="00F50B9C" w:rsidRPr="00CE387C" w:rsidRDefault="00F50B9C" w:rsidP="00F50B9C">
      <w:pPr>
        <w:spacing w:line="276" w:lineRule="auto"/>
        <w:jc w:val="both"/>
        <w:rPr>
          <w:rFonts w:ascii="Century Gothic" w:hAnsi="Century Gothic"/>
        </w:rPr>
      </w:pPr>
    </w:p>
    <w:p w14:paraId="6C0C066B"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OUR SECTORS</w:t>
      </w:r>
    </w:p>
    <w:p w14:paraId="245F1B34" w14:textId="77777777" w:rsidR="00F50B9C" w:rsidRPr="00CE387C" w:rsidRDefault="00F50B9C" w:rsidP="00F50B9C">
      <w:pPr>
        <w:spacing w:line="276" w:lineRule="auto"/>
        <w:jc w:val="both"/>
        <w:rPr>
          <w:rFonts w:ascii="Century Gothic" w:hAnsi="Century Gothic"/>
        </w:rPr>
      </w:pPr>
    </w:p>
    <w:p w14:paraId="6FA355C1"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Technology &amp; Digital Frontiers</w:t>
      </w:r>
    </w:p>
    <w:p w14:paraId="681DD255" w14:textId="77777777" w:rsidR="00F50B9C" w:rsidRPr="00CE387C" w:rsidRDefault="00F50B9C" w:rsidP="00F50B9C">
      <w:pPr>
        <w:spacing w:line="276" w:lineRule="auto"/>
        <w:jc w:val="both"/>
        <w:rPr>
          <w:rFonts w:ascii="Century Gothic" w:hAnsi="Century Gothic"/>
        </w:rPr>
      </w:pPr>
    </w:p>
    <w:p w14:paraId="5B1B056E"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Legal architecture for businesses building what comes next.</w:t>
      </w:r>
    </w:p>
    <w:p w14:paraId="36AC4526" w14:textId="77777777" w:rsidR="00F50B9C" w:rsidRPr="00CE387C" w:rsidRDefault="00F50B9C" w:rsidP="00F50B9C">
      <w:pPr>
        <w:spacing w:line="276" w:lineRule="auto"/>
        <w:jc w:val="both"/>
        <w:rPr>
          <w:rFonts w:ascii="Century Gothic" w:hAnsi="Century Gothic"/>
        </w:rPr>
      </w:pPr>
    </w:p>
    <w:p w14:paraId="09E583C5"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Technology businesses move quickly, while the legal framework around them continues to evolve. We advise software companies, digital platforms, technology investors, fintech ventures and emerging businesses on the legal structures required to build, launch and scale.</w:t>
      </w:r>
    </w:p>
    <w:p w14:paraId="44FCE28D" w14:textId="77777777" w:rsidR="00F50B9C" w:rsidRPr="00CE387C" w:rsidRDefault="00F50B9C" w:rsidP="00F50B9C">
      <w:pPr>
        <w:spacing w:line="276" w:lineRule="auto"/>
        <w:jc w:val="both"/>
        <w:rPr>
          <w:rFonts w:ascii="Century Gothic" w:hAnsi="Century Gothic"/>
        </w:rPr>
      </w:pPr>
    </w:p>
    <w:p w14:paraId="348C07B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 xml:space="preserve">Our work covers digital platforms, SaaS and cloud services, artificial intelligence, machine learning, virtual and immersive environments, blockchain, digital assets, </w:t>
      </w:r>
      <w:r w:rsidRPr="00CE387C">
        <w:rPr>
          <w:rFonts w:ascii="Century Gothic" w:hAnsi="Century Gothic"/>
        </w:rPr>
        <w:lastRenderedPageBreak/>
        <w:t>API integrations, technology procurement, software development, licensing and platform terms.</w:t>
      </w:r>
    </w:p>
    <w:p w14:paraId="7B112F80" w14:textId="77777777" w:rsidR="00F50B9C" w:rsidRPr="00CE387C" w:rsidRDefault="00F50B9C" w:rsidP="00F50B9C">
      <w:pPr>
        <w:spacing w:line="276" w:lineRule="auto"/>
        <w:jc w:val="both"/>
        <w:rPr>
          <w:rFonts w:ascii="Century Gothic" w:hAnsi="Century Gothic"/>
        </w:rPr>
      </w:pPr>
    </w:p>
    <w:p w14:paraId="5D5845E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advise clients from the design stage, helping them incorporate legal and regulatory considerations into their products, data processes, customer journeys and commercial arrangements. Our approach is based on compliance by design: identifying legal risk early and building practical safeguards into the business model.</w:t>
      </w:r>
    </w:p>
    <w:p w14:paraId="1E7E60E6" w14:textId="77777777" w:rsidR="00F50B9C" w:rsidRPr="00CE387C" w:rsidRDefault="00F50B9C" w:rsidP="00F50B9C">
      <w:pPr>
        <w:spacing w:line="276" w:lineRule="auto"/>
        <w:jc w:val="both"/>
        <w:rPr>
          <w:rFonts w:ascii="Century Gothic" w:hAnsi="Century Gothic"/>
        </w:rPr>
      </w:pPr>
    </w:p>
    <w:p w14:paraId="715810F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also advise on AI governance, training data, intellectual property in AI-generated outputs, algorithmic accountability, automated decision-making, confidentiality, procurement and the responsible deployment of AI tools.</w:t>
      </w:r>
    </w:p>
    <w:p w14:paraId="5A8F195C" w14:textId="77777777" w:rsidR="00F50B9C" w:rsidRPr="00CE387C" w:rsidRDefault="00F50B9C" w:rsidP="00F50B9C">
      <w:pPr>
        <w:spacing w:line="276" w:lineRule="auto"/>
        <w:jc w:val="both"/>
        <w:rPr>
          <w:rFonts w:ascii="Century Gothic" w:hAnsi="Century Gothic"/>
        </w:rPr>
      </w:pPr>
    </w:p>
    <w:p w14:paraId="3ECCCB98"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Fintech, Banking and Financial Regulation</w:t>
      </w:r>
    </w:p>
    <w:p w14:paraId="51AB52A5" w14:textId="77777777" w:rsidR="00F50B9C" w:rsidRPr="00CE387C" w:rsidRDefault="00F50B9C" w:rsidP="00F50B9C">
      <w:pPr>
        <w:spacing w:line="276" w:lineRule="auto"/>
        <w:jc w:val="both"/>
        <w:rPr>
          <w:rFonts w:ascii="Century Gothic" w:hAnsi="Century Gothic"/>
        </w:rPr>
      </w:pPr>
    </w:p>
    <w:p w14:paraId="348E6845"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Making regulated innovation workable.</w:t>
      </w:r>
    </w:p>
    <w:p w14:paraId="56430139" w14:textId="77777777" w:rsidR="00F50B9C" w:rsidRPr="00CE387C" w:rsidRDefault="00F50B9C" w:rsidP="00F50B9C">
      <w:pPr>
        <w:spacing w:line="276" w:lineRule="auto"/>
        <w:jc w:val="both"/>
        <w:rPr>
          <w:rFonts w:ascii="Century Gothic" w:hAnsi="Century Gothic"/>
        </w:rPr>
      </w:pPr>
    </w:p>
    <w:p w14:paraId="6392BF99"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Financial services are becoming increasingly digital, interconnected and technology-dependent. We advise banks, financial institutions, NBFCs, fintech businesses, payment providers and technology companies operating in or around the financial sector.</w:t>
      </w:r>
    </w:p>
    <w:p w14:paraId="0FCD2CE6" w14:textId="77777777" w:rsidR="00F50B9C" w:rsidRPr="00CE387C" w:rsidRDefault="00F50B9C" w:rsidP="00F50B9C">
      <w:pPr>
        <w:spacing w:line="276" w:lineRule="auto"/>
        <w:jc w:val="both"/>
        <w:rPr>
          <w:rFonts w:ascii="Century Gothic" w:hAnsi="Century Gothic"/>
        </w:rPr>
      </w:pPr>
    </w:p>
    <w:p w14:paraId="4D401EA3"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work includes digital banking, payment services, electronic money, digital wallets, embedded finance, fintech licensing, payment interoperability, API arrangements, cloud outsourcing, virtual assets and emerging digital financial models. We also advise on AML/CFT frameworks, financial product documentation, syndicated lending, Islamic finance, security documentation, financial institution governance, regulatory investigations and enforcement.</w:t>
      </w:r>
    </w:p>
    <w:p w14:paraId="2FE43E10" w14:textId="77777777" w:rsidR="00F50B9C" w:rsidRPr="00CE387C" w:rsidRDefault="00F50B9C" w:rsidP="00F50B9C">
      <w:pPr>
        <w:spacing w:line="276" w:lineRule="auto"/>
        <w:jc w:val="both"/>
        <w:rPr>
          <w:rFonts w:ascii="Century Gothic" w:hAnsi="Century Gothic"/>
        </w:rPr>
      </w:pPr>
    </w:p>
    <w:p w14:paraId="622DC66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help clients navigate Pakistan’s financial regulatory environment while preserving the commercial viability of their products and operating models.</w:t>
      </w:r>
    </w:p>
    <w:p w14:paraId="1121280D" w14:textId="77777777" w:rsidR="00F50B9C" w:rsidRPr="00CE387C" w:rsidRDefault="00F50B9C" w:rsidP="00F50B9C">
      <w:pPr>
        <w:spacing w:line="276" w:lineRule="auto"/>
        <w:jc w:val="both"/>
        <w:rPr>
          <w:rFonts w:ascii="Century Gothic" w:hAnsi="Century Gothic"/>
        </w:rPr>
      </w:pPr>
    </w:p>
    <w:p w14:paraId="400A2AE7"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Corporate Transactions, Investment and Commercial Growth</w:t>
      </w:r>
    </w:p>
    <w:p w14:paraId="611CB1E3" w14:textId="77777777" w:rsidR="00F50B9C" w:rsidRPr="00CE387C" w:rsidRDefault="00F50B9C" w:rsidP="00F50B9C">
      <w:pPr>
        <w:spacing w:line="276" w:lineRule="auto"/>
        <w:jc w:val="both"/>
        <w:rPr>
          <w:rFonts w:ascii="Century Gothic" w:hAnsi="Century Gothic"/>
        </w:rPr>
      </w:pPr>
    </w:p>
    <w:p w14:paraId="24E146B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Structuring ambition before it becomes exposure.</w:t>
      </w:r>
    </w:p>
    <w:p w14:paraId="716331AC" w14:textId="77777777" w:rsidR="00F50B9C" w:rsidRPr="00CE387C" w:rsidRDefault="00F50B9C" w:rsidP="00F50B9C">
      <w:pPr>
        <w:spacing w:line="276" w:lineRule="auto"/>
        <w:jc w:val="both"/>
        <w:rPr>
          <w:rFonts w:ascii="Century Gothic" w:hAnsi="Century Gothic"/>
        </w:rPr>
      </w:pPr>
    </w:p>
    <w:p w14:paraId="0575871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support businesses throughout their corporate and commercial lifecycle, from initial structuring and investment through to expansion, restructuring and exit.</w:t>
      </w:r>
    </w:p>
    <w:p w14:paraId="08CCAE6A" w14:textId="77777777" w:rsidR="00F50B9C" w:rsidRPr="00CE387C" w:rsidRDefault="00F50B9C" w:rsidP="00F50B9C">
      <w:pPr>
        <w:spacing w:line="276" w:lineRule="auto"/>
        <w:jc w:val="both"/>
        <w:rPr>
          <w:rFonts w:ascii="Century Gothic" w:hAnsi="Century Gothic"/>
        </w:rPr>
      </w:pPr>
    </w:p>
    <w:p w14:paraId="2F4BD44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 xml:space="preserve">Our practice covers corporate structuring, shareholder arrangements, joint ventures, strategic alliances, mergers and acquisitions, foreign investment, technology transactions, due diligence, corporate governance, restructuring and commercial contracting. We prepare and negotiate share purchase </w:t>
      </w:r>
      <w:r w:rsidRPr="00CE387C">
        <w:rPr>
          <w:rFonts w:ascii="Century Gothic" w:hAnsi="Century Gothic"/>
        </w:rPr>
        <w:lastRenderedPageBreak/>
        <w:t>agreements, shareholders’ agreements, term sheets, investment documents, vendor and procurement contracts, distribution arrangements and other strategic commercial agreements.</w:t>
      </w:r>
    </w:p>
    <w:p w14:paraId="0B1C65DE" w14:textId="77777777" w:rsidR="00F50B9C" w:rsidRPr="00CE387C" w:rsidRDefault="00F50B9C" w:rsidP="00F50B9C">
      <w:pPr>
        <w:spacing w:line="276" w:lineRule="auto"/>
        <w:jc w:val="both"/>
        <w:rPr>
          <w:rFonts w:ascii="Century Gothic" w:hAnsi="Century Gothic"/>
        </w:rPr>
      </w:pPr>
    </w:p>
    <w:p w14:paraId="5B7CAB9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also advise founders, investors and growing businesses on SAFEs (Simple Agreements for Future Equity), convertible investment structures and ESOPs (Employee Stock Ownership Plans), helping align investment, ownership and employee incentives with the company’s long-term growth strategy.</w:t>
      </w:r>
    </w:p>
    <w:p w14:paraId="58CFDE07" w14:textId="77777777" w:rsidR="00F50B9C" w:rsidRPr="00CE387C" w:rsidRDefault="00F50B9C" w:rsidP="00F50B9C">
      <w:pPr>
        <w:spacing w:line="276" w:lineRule="auto"/>
        <w:jc w:val="both"/>
        <w:rPr>
          <w:rFonts w:ascii="Century Gothic" w:hAnsi="Century Gothic"/>
        </w:rPr>
      </w:pPr>
    </w:p>
    <w:p w14:paraId="39859D6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For businesses without a fully developed in-house legal function, we provide practical day-to-day support, including contract review, negotiation, legal triage, corporate records, regulatory correspondence and executive-level advice.</w:t>
      </w:r>
    </w:p>
    <w:p w14:paraId="55F3DFEA" w14:textId="77777777" w:rsidR="00F50B9C" w:rsidRPr="00CE387C" w:rsidRDefault="00F50B9C" w:rsidP="00F50B9C">
      <w:pPr>
        <w:spacing w:line="276" w:lineRule="auto"/>
        <w:jc w:val="both"/>
        <w:rPr>
          <w:rFonts w:ascii="Century Gothic" w:hAnsi="Century Gothic"/>
        </w:rPr>
      </w:pPr>
    </w:p>
    <w:p w14:paraId="07E20501"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Intellectual Property, Data and Brand Protection</w:t>
      </w:r>
    </w:p>
    <w:p w14:paraId="04E6A78C" w14:textId="77777777" w:rsidR="00F50B9C" w:rsidRPr="00CE387C" w:rsidRDefault="00F50B9C" w:rsidP="00F50B9C">
      <w:pPr>
        <w:spacing w:line="276" w:lineRule="auto"/>
        <w:jc w:val="both"/>
        <w:rPr>
          <w:rFonts w:ascii="Century Gothic" w:hAnsi="Century Gothic"/>
        </w:rPr>
      </w:pPr>
    </w:p>
    <w:p w14:paraId="1FB6517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Protecting the assets that make the business valuable.</w:t>
      </w:r>
    </w:p>
    <w:p w14:paraId="3060377F" w14:textId="77777777" w:rsidR="00F50B9C" w:rsidRPr="00CE387C" w:rsidRDefault="00F50B9C" w:rsidP="00F50B9C">
      <w:pPr>
        <w:spacing w:line="276" w:lineRule="auto"/>
        <w:jc w:val="both"/>
        <w:rPr>
          <w:rFonts w:ascii="Century Gothic" w:hAnsi="Century Gothic"/>
        </w:rPr>
      </w:pPr>
    </w:p>
    <w:p w14:paraId="763DC0E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Modern businesses are often built on intangible assets: software, brands, data, algorithms, content and proprietary business models.</w:t>
      </w:r>
    </w:p>
    <w:p w14:paraId="3A1D44F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advise on trademarks, copyrights, patents, software ownership, source-code protection, employee and contractor intellectual property, AI models and outputs, data ownership, technology licensing, IP assignments, research and development arrangements, technology transfer, brand licensing, digital content and platform terms.</w:t>
      </w:r>
    </w:p>
    <w:p w14:paraId="0FEC823E"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advice connects intellectual property with corporate, commercial, employment and data protection considerations. We help clients establish ownership, preserve confidentiality, commercialise their assets and respond to infringement.</w:t>
      </w:r>
    </w:p>
    <w:p w14:paraId="7F4D4050" w14:textId="77777777" w:rsidR="00F50B9C" w:rsidRPr="00CE387C" w:rsidRDefault="00F50B9C" w:rsidP="00F50B9C">
      <w:pPr>
        <w:spacing w:line="276" w:lineRule="auto"/>
        <w:jc w:val="both"/>
        <w:rPr>
          <w:rFonts w:ascii="Century Gothic" w:hAnsi="Century Gothic"/>
        </w:rPr>
      </w:pPr>
    </w:p>
    <w:p w14:paraId="51A93B51"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Dispute Resolution, Arbitration and White-Collar Defence</w:t>
      </w:r>
    </w:p>
    <w:p w14:paraId="64556ECF" w14:textId="77777777" w:rsidR="00F50B9C" w:rsidRPr="00CE387C" w:rsidRDefault="00F50B9C" w:rsidP="00F50B9C">
      <w:pPr>
        <w:spacing w:line="276" w:lineRule="auto"/>
        <w:jc w:val="both"/>
        <w:rPr>
          <w:rFonts w:ascii="Century Gothic" w:hAnsi="Century Gothic"/>
        </w:rPr>
      </w:pPr>
    </w:p>
    <w:p w14:paraId="3C88F9FA" w14:textId="77777777" w:rsidR="00F50B9C" w:rsidRPr="00CE387C" w:rsidRDefault="00F50B9C" w:rsidP="00F50B9C">
      <w:pPr>
        <w:spacing w:line="276" w:lineRule="auto"/>
        <w:jc w:val="both"/>
        <w:rPr>
          <w:rFonts w:ascii="Century Gothic" w:hAnsi="Century Gothic"/>
        </w:rPr>
      </w:pPr>
    </w:p>
    <w:p w14:paraId="6DEAD28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Disputes can disrupt cash flow, delay transactions, damage relationships and expose businesses and executives to regulatory or reputational risk.</w:t>
      </w:r>
    </w:p>
    <w:p w14:paraId="649C1FD2" w14:textId="77777777" w:rsidR="00F50B9C" w:rsidRPr="00CE387C" w:rsidRDefault="00F50B9C" w:rsidP="00F50B9C">
      <w:pPr>
        <w:spacing w:line="276" w:lineRule="auto"/>
        <w:jc w:val="both"/>
        <w:rPr>
          <w:rFonts w:ascii="Century Gothic" w:hAnsi="Century Gothic"/>
        </w:rPr>
      </w:pPr>
    </w:p>
    <w:p w14:paraId="547DA8C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represent companies, financial institutions, shareholders, executives and individuals in contractual, corporate, banking, regulatory, civil and criminal matters. Our work includes commercial disputes, shareholder claims, recovery proceedings, fraud and misrepresentation, constitutional petitions, injunctions, arbitration, financial crime investigations, white-collar defence, breach of trust allegations and complex multi-party disputes.</w:t>
      </w:r>
    </w:p>
    <w:p w14:paraId="73C002C6" w14:textId="77777777" w:rsidR="00F50B9C" w:rsidRPr="00CE387C" w:rsidRDefault="00F50B9C" w:rsidP="00F50B9C">
      <w:pPr>
        <w:spacing w:line="276" w:lineRule="auto"/>
        <w:jc w:val="both"/>
        <w:rPr>
          <w:rFonts w:ascii="Century Gothic" w:hAnsi="Century Gothic"/>
        </w:rPr>
      </w:pPr>
    </w:p>
    <w:p w14:paraId="2837602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 xml:space="preserve">We also advise before proceedings begin, helping clients preserve evidence, </w:t>
      </w:r>
      <w:r w:rsidRPr="00CE387C">
        <w:rPr>
          <w:rFonts w:ascii="Century Gothic" w:hAnsi="Century Gothic"/>
        </w:rPr>
        <w:lastRenderedPageBreak/>
        <w:t>manage exposure, improve settlement leverage and develop a clear strategy for resolution or defence.</w:t>
      </w:r>
    </w:p>
    <w:p w14:paraId="6F700271" w14:textId="77777777" w:rsidR="00F50B9C" w:rsidRPr="00CE387C" w:rsidRDefault="00F50B9C" w:rsidP="00F50B9C">
      <w:pPr>
        <w:spacing w:line="276" w:lineRule="auto"/>
        <w:jc w:val="both"/>
        <w:rPr>
          <w:rFonts w:ascii="Century Gothic" w:hAnsi="Century Gothic"/>
        </w:rPr>
      </w:pPr>
    </w:p>
    <w:p w14:paraId="371AA030"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Employment, Workforce and HR Structuring</w:t>
      </w:r>
    </w:p>
    <w:p w14:paraId="138023F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Workforce structures for businesses that intend to grow.</w:t>
      </w:r>
    </w:p>
    <w:p w14:paraId="35EF6124" w14:textId="77777777" w:rsidR="00F50B9C" w:rsidRPr="00CE387C" w:rsidRDefault="00F50B9C" w:rsidP="00F50B9C">
      <w:pPr>
        <w:spacing w:line="276" w:lineRule="auto"/>
        <w:jc w:val="both"/>
        <w:rPr>
          <w:rFonts w:ascii="Century Gothic" w:hAnsi="Century Gothic"/>
        </w:rPr>
      </w:pPr>
    </w:p>
    <w:p w14:paraId="3B6E695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advise local and international businesses on the legal frameworks required to recruit, manage, incentivise and reorganise their workforce.</w:t>
      </w:r>
    </w:p>
    <w:p w14:paraId="15CBD81E" w14:textId="77777777" w:rsidR="00F50B9C" w:rsidRPr="00CE387C" w:rsidRDefault="00F50B9C" w:rsidP="00F50B9C">
      <w:pPr>
        <w:spacing w:line="276" w:lineRule="auto"/>
        <w:jc w:val="both"/>
        <w:rPr>
          <w:rFonts w:ascii="Century Gothic" w:hAnsi="Century Gothic"/>
        </w:rPr>
      </w:pPr>
    </w:p>
    <w:p w14:paraId="482EC28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work includes executive employment agreements, employment policies, confidentiality and non-disclosure arrangements, intellectual property ownership, restrictive covenants, employee incentives, ESOP-related documentation, workforce restructuring, termination strategy, disciplinary processes, workplace investigations, contractor arrangements and labour disputes.</w:t>
      </w:r>
    </w:p>
    <w:p w14:paraId="44E88CE7" w14:textId="77777777" w:rsidR="00F50B9C" w:rsidRPr="00CE387C" w:rsidRDefault="00F50B9C" w:rsidP="00F50B9C">
      <w:pPr>
        <w:spacing w:line="276" w:lineRule="auto"/>
        <w:jc w:val="both"/>
        <w:rPr>
          <w:rFonts w:ascii="Century Gothic" w:hAnsi="Century Gothic"/>
        </w:rPr>
      </w:pPr>
    </w:p>
    <w:p w14:paraId="2872630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objective is to help employers make commercially necessary decisions while reducing contractual, procedural and reputational risk.</w:t>
      </w:r>
    </w:p>
    <w:p w14:paraId="474E70C4" w14:textId="77777777" w:rsidR="00F50B9C" w:rsidRPr="00CE387C" w:rsidRDefault="00F50B9C" w:rsidP="00F50B9C">
      <w:pPr>
        <w:spacing w:line="276" w:lineRule="auto"/>
        <w:jc w:val="both"/>
        <w:rPr>
          <w:rFonts w:ascii="Century Gothic" w:hAnsi="Century Gothic"/>
        </w:rPr>
      </w:pPr>
    </w:p>
    <w:p w14:paraId="2748EBE4"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Government Relations, Regulatory Affairs and Public Policy</w:t>
      </w:r>
    </w:p>
    <w:p w14:paraId="338E57C1" w14:textId="77777777" w:rsidR="00F50B9C" w:rsidRPr="00CE387C" w:rsidRDefault="00F50B9C" w:rsidP="00F50B9C">
      <w:pPr>
        <w:spacing w:line="276" w:lineRule="auto"/>
        <w:jc w:val="both"/>
        <w:rPr>
          <w:rFonts w:ascii="Century Gothic" w:hAnsi="Century Gothic"/>
        </w:rPr>
      </w:pPr>
    </w:p>
    <w:p w14:paraId="76C95D5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Helping businesses navigate the institutions that shape their operating environment.</w:t>
      </w:r>
    </w:p>
    <w:p w14:paraId="260F488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From our base in Islamabad, we advise clients on government-facing legal and regulatory matters, including licensing and approvals, regulator and ministry engagement, policy and legislative analysis, public-sector contracting, regulatory correspondence, public-private initiatives, government investigations and strategic policy advocacy.</w:t>
      </w:r>
    </w:p>
    <w:p w14:paraId="335DF5B4" w14:textId="77777777" w:rsidR="00F50B9C" w:rsidRPr="00CE387C" w:rsidRDefault="00F50B9C" w:rsidP="00F50B9C">
      <w:pPr>
        <w:spacing w:line="276" w:lineRule="auto"/>
        <w:jc w:val="both"/>
        <w:rPr>
          <w:rFonts w:ascii="Century Gothic" w:hAnsi="Century Gothic"/>
        </w:rPr>
      </w:pPr>
    </w:p>
    <w:p w14:paraId="36A7B6A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help clients understand institutional processes, present their position effectively and pursue lawful, transparent and commercially informed engagement with public authorities.</w:t>
      </w:r>
    </w:p>
    <w:p w14:paraId="5B164030" w14:textId="77777777" w:rsidR="00F50B9C" w:rsidRPr="00CE387C" w:rsidRDefault="00F50B9C" w:rsidP="00F50B9C">
      <w:pPr>
        <w:spacing w:line="276" w:lineRule="auto"/>
        <w:jc w:val="both"/>
        <w:rPr>
          <w:rFonts w:ascii="Century Gothic" w:hAnsi="Century Gothic"/>
        </w:rPr>
      </w:pPr>
    </w:p>
    <w:p w14:paraId="7FA95B6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Healthcare &amp; Pharmaceuticals</w:t>
      </w:r>
    </w:p>
    <w:p w14:paraId="1F23B8A9" w14:textId="77777777" w:rsidR="00F50B9C" w:rsidRPr="00CE387C" w:rsidRDefault="00F50B9C" w:rsidP="00F50B9C">
      <w:pPr>
        <w:spacing w:line="276" w:lineRule="auto"/>
        <w:jc w:val="both"/>
        <w:rPr>
          <w:rFonts w:ascii="Century Gothic" w:hAnsi="Century Gothic"/>
        </w:rPr>
      </w:pPr>
    </w:p>
    <w:p w14:paraId="3870013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Legal support for sectors where regulation and public interest are inseparable.</w:t>
      </w:r>
    </w:p>
    <w:p w14:paraId="3BEA677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Healthcare, pharmaceutical and life sciences businesses operate under significant regulatory, ethical and operational pressure.</w:t>
      </w:r>
    </w:p>
    <w:p w14:paraId="2A8F9EE4" w14:textId="77777777" w:rsidR="00F50B9C" w:rsidRPr="00CE387C" w:rsidRDefault="00F50B9C" w:rsidP="00F50B9C">
      <w:pPr>
        <w:spacing w:line="276" w:lineRule="auto"/>
        <w:jc w:val="both"/>
        <w:rPr>
          <w:rFonts w:ascii="Century Gothic" w:hAnsi="Century Gothic"/>
        </w:rPr>
      </w:pPr>
    </w:p>
    <w:p w14:paraId="62CF4AD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 xml:space="preserve">We advise healthcare providers, pharmaceutical companies, medical technology businesses and life sciences organisations on business structuring, DRAP and other relevant health-sector regulatory requirements, licensing, product registration, market access, distribution, procurement, medical technology agreements, clinical and research arrangements, pharmaceutical </w:t>
      </w:r>
      <w:r w:rsidRPr="00CE387C">
        <w:rPr>
          <w:rFonts w:ascii="Century Gothic" w:hAnsi="Century Gothic"/>
        </w:rPr>
        <w:lastRenderedPageBreak/>
        <w:t>and technology licensing, intellectual property, advertising, patient confidentiality, employment and regulatory investigations.</w:t>
      </w:r>
    </w:p>
    <w:p w14:paraId="45764AC2" w14:textId="77777777" w:rsidR="00F50B9C" w:rsidRPr="00CE387C" w:rsidRDefault="00F50B9C" w:rsidP="00F50B9C">
      <w:pPr>
        <w:spacing w:line="276" w:lineRule="auto"/>
        <w:jc w:val="both"/>
        <w:rPr>
          <w:rFonts w:ascii="Century Gothic" w:hAnsi="Century Gothic"/>
        </w:rPr>
      </w:pPr>
    </w:p>
    <w:p w14:paraId="661EC09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advice is designed to help clients operate commercially while maintaining appropriate standards of patient welfare, product integrity and regulatory compliance.</w:t>
      </w:r>
    </w:p>
    <w:p w14:paraId="44CFC2C4" w14:textId="77777777" w:rsidR="00F50B9C" w:rsidRPr="00CE387C" w:rsidRDefault="00F50B9C" w:rsidP="00F50B9C">
      <w:pPr>
        <w:spacing w:line="276" w:lineRule="auto"/>
        <w:jc w:val="both"/>
        <w:rPr>
          <w:rFonts w:ascii="Century Gothic" w:hAnsi="Century Gothic"/>
        </w:rPr>
      </w:pPr>
    </w:p>
    <w:p w14:paraId="716FA57A"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Non-Profit, Trusts and Development Organisations</w:t>
      </w:r>
    </w:p>
    <w:p w14:paraId="632C3613" w14:textId="77777777" w:rsidR="00F50B9C" w:rsidRPr="00CE387C" w:rsidRDefault="00F50B9C" w:rsidP="00F50B9C">
      <w:pPr>
        <w:spacing w:line="276" w:lineRule="auto"/>
        <w:jc w:val="both"/>
        <w:rPr>
          <w:rFonts w:ascii="Century Gothic" w:hAnsi="Century Gothic"/>
        </w:rPr>
      </w:pPr>
    </w:p>
    <w:p w14:paraId="3223616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advise non-profit organisations, trusts, donor-funded entities and international organisations establishing or operating programmes in Pakistan.</w:t>
      </w:r>
    </w:p>
    <w:p w14:paraId="125B7DF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work covers organisational structuring, governance, donor and grant documentation, registrations, international donor operations, employment and consultancy arrangements, local implementation structures and operational compliance.</w:t>
      </w:r>
    </w:p>
    <w:p w14:paraId="5AFD0BC8" w14:textId="77777777" w:rsidR="00F50B9C" w:rsidRPr="00CE387C" w:rsidRDefault="00F50B9C" w:rsidP="00F50B9C">
      <w:pPr>
        <w:spacing w:line="276" w:lineRule="auto"/>
        <w:jc w:val="both"/>
        <w:rPr>
          <w:rFonts w:ascii="Century Gothic" w:hAnsi="Century Gothic"/>
        </w:rPr>
      </w:pPr>
    </w:p>
    <w:p w14:paraId="38B9CC53" w14:textId="77777777" w:rsidR="00F50B9C" w:rsidRPr="00CE387C" w:rsidRDefault="00F50B9C" w:rsidP="00F50B9C">
      <w:pPr>
        <w:spacing w:line="276" w:lineRule="auto"/>
        <w:jc w:val="both"/>
        <w:rPr>
          <w:rFonts w:ascii="Century Gothic" w:hAnsi="Century Gothic"/>
          <w:u w:val="single"/>
        </w:rPr>
      </w:pPr>
      <w:r w:rsidRPr="00CE387C">
        <w:rPr>
          <w:rFonts w:ascii="Century Gothic" w:hAnsi="Century Gothic"/>
          <w:u w:val="single"/>
        </w:rPr>
        <w:t>Pakistan–GCC and Cross-Border Business</w:t>
      </w:r>
    </w:p>
    <w:p w14:paraId="4AE06FBB" w14:textId="77777777" w:rsidR="00F50B9C" w:rsidRPr="00CE387C" w:rsidRDefault="00F50B9C" w:rsidP="00F50B9C">
      <w:pPr>
        <w:spacing w:line="276" w:lineRule="auto"/>
        <w:jc w:val="both"/>
        <w:rPr>
          <w:rFonts w:ascii="Century Gothic" w:hAnsi="Century Gothic"/>
        </w:rPr>
      </w:pPr>
    </w:p>
    <w:p w14:paraId="1F2B4223"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Coordinated advice across a strategic commercial corridor.</w:t>
      </w:r>
    </w:p>
    <w:p w14:paraId="5994ED17" w14:textId="77777777" w:rsidR="00F50B9C" w:rsidRPr="00CE387C" w:rsidRDefault="00F50B9C" w:rsidP="00F50B9C">
      <w:pPr>
        <w:spacing w:line="276" w:lineRule="auto"/>
        <w:jc w:val="both"/>
        <w:rPr>
          <w:rFonts w:ascii="Century Gothic" w:hAnsi="Century Gothic"/>
        </w:rPr>
      </w:pPr>
    </w:p>
    <w:p w14:paraId="415863EC"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Pakistan’s commercial relationships with the Gulf Cooperation Council (GCC) are creating significant opportunities in investment, technology, financial services, trade, remittances, real estate and corporate expansion, particularly in the United Arab Emirates and Saudi Arabia.</w:t>
      </w:r>
    </w:p>
    <w:p w14:paraId="76FE2308" w14:textId="77777777" w:rsidR="00F50B9C" w:rsidRPr="00CE387C" w:rsidRDefault="00F50B9C" w:rsidP="00F50B9C">
      <w:pPr>
        <w:spacing w:line="276" w:lineRule="auto"/>
        <w:jc w:val="both"/>
        <w:rPr>
          <w:rFonts w:ascii="Century Gothic" w:hAnsi="Century Gothic"/>
        </w:rPr>
      </w:pPr>
    </w:p>
    <w:p w14:paraId="0E92E2FE"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Through our strategic partnership with M.B. KEMP (ME) LLP, an international law firm with offices in Abu Dhabi, Dubai, London, Milan and Hong Kong, we support clients operating between Pakistan and the GCC, with a particular focus on the UAE and Saudi Arabia.</w:t>
      </w:r>
    </w:p>
    <w:p w14:paraId="341AF221" w14:textId="77777777" w:rsidR="00F50B9C" w:rsidRPr="00CE387C" w:rsidRDefault="00F50B9C" w:rsidP="00F50B9C">
      <w:pPr>
        <w:spacing w:line="276" w:lineRule="auto"/>
        <w:jc w:val="both"/>
        <w:rPr>
          <w:rFonts w:ascii="Century Gothic" w:hAnsi="Century Gothic"/>
        </w:rPr>
      </w:pPr>
    </w:p>
    <w:p w14:paraId="08C7BD4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Our cross-border practice covers investment, corporate establishment and restructuring, inbound and outbound transactions, cross-border payments, remittance corridors, technology transfer, fintech, financial services, DIFC and ADGM structures, UAE free-zone and onshore arrangements, Saudi Arabian market entry, commercial agreements, regulatory coordination and cross-border disputes.</w:t>
      </w:r>
    </w:p>
    <w:p w14:paraId="71B3EAE2" w14:textId="77777777" w:rsidR="00F50B9C" w:rsidRPr="00CE387C" w:rsidRDefault="00F50B9C" w:rsidP="00F50B9C">
      <w:pPr>
        <w:spacing w:line="276" w:lineRule="auto"/>
        <w:jc w:val="both"/>
        <w:rPr>
          <w:rFonts w:ascii="Century Gothic" w:hAnsi="Century Gothic"/>
        </w:rPr>
      </w:pPr>
    </w:p>
    <w:p w14:paraId="1E46C781"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We aim to provide a unified legal strategy across the relevant jurisdictions, rather than disconnected advice from separate teams. Our clients benefit from coordinated support as they establish operations, structure investments, enter regulated markets and develop commercial relationships across Pakistan, the UAE and Saudi Arabia.</w:t>
      </w:r>
    </w:p>
    <w:p w14:paraId="1C606CD1" w14:textId="77777777" w:rsidR="00F50B9C" w:rsidRPr="00CE387C" w:rsidRDefault="00F50B9C" w:rsidP="00F50B9C">
      <w:pPr>
        <w:spacing w:line="276" w:lineRule="auto"/>
        <w:jc w:val="both"/>
        <w:rPr>
          <w:rFonts w:ascii="Century Gothic" w:hAnsi="Century Gothic"/>
        </w:rPr>
      </w:pPr>
    </w:p>
    <w:p w14:paraId="3A3B564F"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OUR PEOPLE</w:t>
      </w:r>
    </w:p>
    <w:p w14:paraId="116ADA03" w14:textId="77777777" w:rsidR="00F50B9C" w:rsidRPr="00CE387C" w:rsidRDefault="00F50B9C" w:rsidP="00F50B9C">
      <w:pPr>
        <w:spacing w:line="276" w:lineRule="auto"/>
        <w:jc w:val="both"/>
        <w:rPr>
          <w:rFonts w:ascii="Century Gothic" w:hAnsi="Century Gothic"/>
        </w:rPr>
      </w:pPr>
    </w:p>
    <w:p w14:paraId="4B3A593D"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ABDUL MANAN</w:t>
      </w:r>
    </w:p>
    <w:p w14:paraId="187E6330" w14:textId="77777777" w:rsidR="00F50B9C" w:rsidRPr="00CE387C" w:rsidRDefault="00F50B9C" w:rsidP="00F50B9C">
      <w:pPr>
        <w:spacing w:line="276" w:lineRule="auto"/>
        <w:jc w:val="both"/>
        <w:rPr>
          <w:rFonts w:ascii="Century Gothic" w:hAnsi="Century Gothic"/>
          <w:b/>
          <w:bCs/>
        </w:rPr>
      </w:pPr>
    </w:p>
    <w:p w14:paraId="43AFDCB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Founder and Lead Partner</w:t>
      </w:r>
    </w:p>
    <w:p w14:paraId="4CB41042" w14:textId="77777777" w:rsidR="00F50B9C" w:rsidRPr="00CE387C" w:rsidRDefault="00F50B9C" w:rsidP="00F50B9C">
      <w:pPr>
        <w:spacing w:line="276" w:lineRule="auto"/>
        <w:jc w:val="both"/>
        <w:rPr>
          <w:rFonts w:ascii="Century Gothic" w:hAnsi="Century Gothic"/>
        </w:rPr>
      </w:pPr>
    </w:p>
    <w:p w14:paraId="32E0866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Abdul Manan is an Islamabad-based corporate and commercial lawyer with more than 13 years’ experience advising technology businesses, financial institutions, multinational companies and high-growth enterprises.</w:t>
      </w:r>
    </w:p>
    <w:p w14:paraId="6A90C966" w14:textId="77777777" w:rsidR="00F50B9C" w:rsidRPr="00CE387C" w:rsidRDefault="00F50B9C" w:rsidP="00F50B9C">
      <w:pPr>
        <w:spacing w:line="276" w:lineRule="auto"/>
        <w:jc w:val="both"/>
        <w:rPr>
          <w:rFonts w:ascii="Century Gothic" w:hAnsi="Century Gothic"/>
        </w:rPr>
      </w:pPr>
    </w:p>
    <w:p w14:paraId="4F8B3FCC"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His practice focuses on technology, fintech, banking, corporate structuring, finance and regulatory matters. He advises clients on digital banking frameworks, syndicated lending, corporate governance, technology transactions, artificial intelligence, virtual reality, virtual assets and the commercialisation of digital intellectual property.</w:t>
      </w:r>
    </w:p>
    <w:p w14:paraId="2C1B449C" w14:textId="77777777" w:rsidR="00F50B9C" w:rsidRPr="00CE387C" w:rsidRDefault="00F50B9C" w:rsidP="00F50B9C">
      <w:pPr>
        <w:spacing w:line="276" w:lineRule="auto"/>
        <w:jc w:val="both"/>
        <w:rPr>
          <w:rFonts w:ascii="Century Gothic" w:hAnsi="Century Gothic"/>
        </w:rPr>
      </w:pPr>
    </w:p>
    <w:p w14:paraId="2D23E3CC"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Before establishing LawShaoor Chambers, Mr. Manan built a formidable corporate practice at premier law firms across Pakistan and the Gulf region. He has a proven track record in executing major corporate restructurings, cross-border mergers and acquisitions, corporate finance transactions.</w:t>
      </w:r>
    </w:p>
    <w:p w14:paraId="54E6DBC1" w14:textId="77777777" w:rsidR="00F50B9C" w:rsidRPr="00CE387C" w:rsidRDefault="00F50B9C" w:rsidP="00F50B9C">
      <w:pPr>
        <w:spacing w:line="276" w:lineRule="auto"/>
        <w:jc w:val="both"/>
        <w:rPr>
          <w:rFonts w:ascii="Century Gothic" w:hAnsi="Century Gothic"/>
        </w:rPr>
      </w:pPr>
    </w:p>
    <w:p w14:paraId="3789625E"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His work bridges conventional corporate law and emerging digital business models.</w:t>
      </w:r>
    </w:p>
    <w:p w14:paraId="2C8F6F2A" w14:textId="77777777" w:rsidR="00F50B9C" w:rsidRPr="00CE387C" w:rsidRDefault="00F50B9C" w:rsidP="00F50B9C">
      <w:pPr>
        <w:spacing w:line="276" w:lineRule="auto"/>
        <w:jc w:val="both"/>
        <w:rPr>
          <w:rFonts w:ascii="Century Gothic" w:hAnsi="Century Gothic"/>
        </w:rPr>
      </w:pPr>
    </w:p>
    <w:p w14:paraId="15A86EE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Complementing his active practice, Mr. Manan is committed to the development of the legal profession. He serves as a visiting faculty member at several public sector universities in Islamabad, where he lectures on law.</w:t>
      </w:r>
    </w:p>
    <w:p w14:paraId="79B298A8" w14:textId="77777777" w:rsidR="00F50B9C" w:rsidRPr="00CE387C" w:rsidRDefault="00F50B9C" w:rsidP="00F50B9C">
      <w:pPr>
        <w:spacing w:line="276" w:lineRule="auto"/>
        <w:jc w:val="both"/>
        <w:rPr>
          <w:rFonts w:ascii="Century Gothic" w:hAnsi="Century Gothic"/>
        </w:rPr>
      </w:pPr>
    </w:p>
    <w:p w14:paraId="53976CF3" w14:textId="77777777" w:rsidR="00F50B9C" w:rsidRPr="00CE387C" w:rsidRDefault="00F50B9C" w:rsidP="00F50B9C">
      <w:pPr>
        <w:spacing w:line="276" w:lineRule="auto"/>
        <w:jc w:val="both"/>
        <w:rPr>
          <w:rFonts w:ascii="Century Gothic" w:hAnsi="Century Gothic"/>
        </w:rPr>
      </w:pPr>
    </w:p>
    <w:p w14:paraId="733B9325"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SAHIBZADA SAAD UL AMIN</w:t>
      </w:r>
    </w:p>
    <w:p w14:paraId="4F88EFB9"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Partner</w:t>
      </w:r>
    </w:p>
    <w:p w14:paraId="53615AA8" w14:textId="77777777" w:rsidR="00F50B9C" w:rsidRPr="00CE387C" w:rsidRDefault="00F50B9C" w:rsidP="00F50B9C">
      <w:pPr>
        <w:spacing w:line="276" w:lineRule="auto"/>
        <w:jc w:val="both"/>
        <w:rPr>
          <w:rFonts w:ascii="Century Gothic" w:hAnsi="Century Gothic"/>
        </w:rPr>
      </w:pPr>
    </w:p>
    <w:p w14:paraId="58DFBFB0"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Sahibzada Saad is a courtroom advocate with more than 13 years’ experience in contentious civil litigation, white-collar defence, financial crime and regulatory enforcement.</w:t>
      </w:r>
    </w:p>
    <w:p w14:paraId="1AC9A8EB" w14:textId="77777777" w:rsidR="00F50B9C" w:rsidRPr="00CE387C" w:rsidRDefault="00F50B9C" w:rsidP="00F50B9C">
      <w:pPr>
        <w:spacing w:line="276" w:lineRule="auto"/>
        <w:jc w:val="both"/>
        <w:rPr>
          <w:rFonts w:ascii="Century Gothic" w:hAnsi="Century Gothic"/>
        </w:rPr>
      </w:pPr>
    </w:p>
    <w:p w14:paraId="4561FB0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 represents companies, individuals and senior executives facing exposure arising from fraud, breach of trust, financial misconduct, contentious transactions and regulatory investigations.</w:t>
      </w:r>
    </w:p>
    <w:p w14:paraId="5AE79268" w14:textId="77777777" w:rsidR="00F50B9C" w:rsidRPr="00CE387C" w:rsidRDefault="00F50B9C" w:rsidP="00F50B9C">
      <w:pPr>
        <w:spacing w:line="276" w:lineRule="auto"/>
        <w:jc w:val="both"/>
        <w:rPr>
          <w:rFonts w:ascii="Century Gothic" w:hAnsi="Century Gothic"/>
        </w:rPr>
      </w:pPr>
    </w:p>
    <w:p w14:paraId="00E88457"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His practice is defence-oriented, commercially pragmatic and focused on protecting the client’s position from the earliest stage of a dispute or investigation.</w:t>
      </w:r>
    </w:p>
    <w:p w14:paraId="7329A7F0" w14:textId="77777777" w:rsidR="00F50B9C" w:rsidRPr="00CE387C" w:rsidRDefault="00F50B9C" w:rsidP="00F50B9C">
      <w:pPr>
        <w:spacing w:line="276" w:lineRule="auto"/>
        <w:jc w:val="both"/>
        <w:rPr>
          <w:rFonts w:ascii="Century Gothic" w:hAnsi="Century Gothic"/>
        </w:rPr>
      </w:pPr>
    </w:p>
    <w:p w14:paraId="201C9415"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MUHAMMAD ARIF FIRDOS</w:t>
      </w:r>
    </w:p>
    <w:p w14:paraId="0369AC3F"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lastRenderedPageBreak/>
        <w:t>Senior Associate</w:t>
      </w:r>
    </w:p>
    <w:p w14:paraId="08018C5C"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Muhammad Arif Firdos has a decade of experience in dispute resolution and corporate advisory.</w:t>
      </w:r>
    </w:p>
    <w:p w14:paraId="3E7263FD"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 represents clients before Pakistan’s superior and subordinate courts, as well as quasi-judicial and regulatory forums. His practice includes civil disputes, contractual claims, property and real estate litigation, corporate matters and constitutional petitions.</w:t>
      </w:r>
    </w:p>
    <w:p w14:paraId="4572AE16" w14:textId="77777777" w:rsidR="00F50B9C" w:rsidRPr="00CE387C" w:rsidRDefault="00F50B9C" w:rsidP="00F50B9C">
      <w:pPr>
        <w:spacing w:line="276" w:lineRule="auto"/>
        <w:jc w:val="both"/>
        <w:rPr>
          <w:rFonts w:ascii="Century Gothic" w:hAnsi="Century Gothic"/>
        </w:rPr>
      </w:pPr>
    </w:p>
    <w:p w14:paraId="5B8D5F47"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He combines procedural knowledge with a practical approach to litigation strategy and commercial risk.</w:t>
      </w:r>
    </w:p>
    <w:p w14:paraId="598D061A" w14:textId="77777777" w:rsidR="00F50B9C" w:rsidRPr="00CE387C" w:rsidRDefault="00F50B9C" w:rsidP="00F50B9C">
      <w:pPr>
        <w:spacing w:line="276" w:lineRule="auto"/>
        <w:jc w:val="both"/>
        <w:rPr>
          <w:rFonts w:ascii="Century Gothic" w:hAnsi="Century Gothic"/>
        </w:rPr>
      </w:pPr>
    </w:p>
    <w:p w14:paraId="122FEF16"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KOMAL IQBAL</w:t>
      </w:r>
    </w:p>
    <w:p w14:paraId="53F3D816"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Senior Associate</w:t>
      </w:r>
    </w:p>
    <w:p w14:paraId="4CB5AD91" w14:textId="77777777" w:rsidR="00F50B9C" w:rsidRPr="00CE387C" w:rsidRDefault="00F50B9C" w:rsidP="00F50B9C">
      <w:pPr>
        <w:spacing w:line="276" w:lineRule="auto"/>
        <w:jc w:val="both"/>
        <w:rPr>
          <w:rFonts w:ascii="Century Gothic" w:hAnsi="Century Gothic"/>
        </w:rPr>
      </w:pPr>
    </w:p>
    <w:p w14:paraId="70D06AE4"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Komal Iqbal is an Advocate of the High Courts specialising in data protection, privacy governance and international regulatory frameworks.</w:t>
      </w:r>
    </w:p>
    <w:p w14:paraId="06A1972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She holds an LL.M. in International Commercial Law from the University of Aberdeen and advises clients on cross-border data transfers, privacy compliance, artificial intelligence, machine-learning models and data-related issues arising in digital and virtual environments.</w:t>
      </w:r>
    </w:p>
    <w:p w14:paraId="0030836C"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Having worked across Pakistan and the UAE, she also advises on DIFC and ADGM-related regulatory considerations.</w:t>
      </w:r>
    </w:p>
    <w:p w14:paraId="602E67F3" w14:textId="77777777" w:rsidR="00F50B9C" w:rsidRPr="00CE387C" w:rsidRDefault="00F50B9C" w:rsidP="00F50B9C">
      <w:pPr>
        <w:spacing w:line="276" w:lineRule="auto"/>
        <w:jc w:val="both"/>
        <w:rPr>
          <w:rFonts w:ascii="Century Gothic" w:hAnsi="Century Gothic"/>
          <w:b/>
          <w:bCs/>
        </w:rPr>
      </w:pPr>
    </w:p>
    <w:p w14:paraId="6F56CB70"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MALAK HUSSAIN ADEED</w:t>
      </w:r>
    </w:p>
    <w:p w14:paraId="6FC78112" w14:textId="77777777" w:rsidR="00F50B9C" w:rsidRPr="00CE387C" w:rsidRDefault="00F50B9C" w:rsidP="00F50B9C">
      <w:pPr>
        <w:spacing w:line="276" w:lineRule="auto"/>
        <w:jc w:val="both"/>
        <w:rPr>
          <w:rFonts w:ascii="Century Gothic" w:hAnsi="Century Gothic"/>
          <w:b/>
          <w:bCs/>
        </w:rPr>
      </w:pPr>
    </w:p>
    <w:p w14:paraId="53AF7345"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Associate</w:t>
      </w:r>
    </w:p>
    <w:p w14:paraId="0CE5EEEB"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Malak Hussain Adeed is an Advocate of the High Courts and a graduate of the University of London.</w:t>
      </w:r>
    </w:p>
    <w:p w14:paraId="6C0B607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His practice focuses on high-stakes criminal defence, white-collar offences, financial crimes and complex multi-party disputes. He regularly appears before trial courts and specialised tribunals, representing businesses and individuals facing statutory, regulatory and criminal exposure.</w:t>
      </w:r>
    </w:p>
    <w:p w14:paraId="0B80D727" w14:textId="77777777" w:rsidR="00F50B9C" w:rsidRPr="00CE387C" w:rsidRDefault="00F50B9C" w:rsidP="00F50B9C">
      <w:pPr>
        <w:spacing w:line="276" w:lineRule="auto"/>
        <w:jc w:val="both"/>
        <w:rPr>
          <w:rFonts w:ascii="Century Gothic" w:hAnsi="Century Gothic"/>
        </w:rPr>
      </w:pPr>
    </w:p>
    <w:p w14:paraId="68CABADF" w14:textId="77777777" w:rsidR="00F50B9C" w:rsidRPr="00CE387C" w:rsidRDefault="00F50B9C" w:rsidP="00F50B9C">
      <w:pPr>
        <w:spacing w:line="276" w:lineRule="auto"/>
        <w:jc w:val="both"/>
        <w:rPr>
          <w:rFonts w:ascii="Century Gothic" w:hAnsi="Century Gothic"/>
          <w:b/>
          <w:bCs/>
        </w:rPr>
      </w:pPr>
      <w:r w:rsidRPr="00CE387C">
        <w:rPr>
          <w:rFonts w:ascii="Century Gothic" w:hAnsi="Century Gothic"/>
          <w:b/>
          <w:bCs/>
        </w:rPr>
        <w:t>MOHAMMAD KALIM WALI</w:t>
      </w:r>
    </w:p>
    <w:p w14:paraId="446FF6B2" w14:textId="77777777" w:rsidR="00F50B9C" w:rsidRPr="00CE387C" w:rsidRDefault="00F50B9C" w:rsidP="00F50B9C">
      <w:pPr>
        <w:spacing w:line="276" w:lineRule="auto"/>
        <w:jc w:val="both"/>
        <w:rPr>
          <w:rFonts w:ascii="Century Gothic" w:hAnsi="Century Gothic"/>
        </w:rPr>
      </w:pPr>
    </w:p>
    <w:p w14:paraId="1657E3E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Associate</w:t>
      </w:r>
    </w:p>
    <w:p w14:paraId="44CEFB92"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Mohammad Kalim Wali advises on civil, corporate and regulatory matters, including corporate compliance, SECP-related matters, corporate records and regulatory liaison.</w:t>
      </w:r>
    </w:p>
    <w:p w14:paraId="5395E408" w14:textId="77777777" w:rsidR="00F50B9C" w:rsidRPr="00CE387C" w:rsidRDefault="00F50B9C" w:rsidP="00F50B9C">
      <w:pPr>
        <w:spacing w:line="276" w:lineRule="auto"/>
        <w:jc w:val="both"/>
        <w:rPr>
          <w:rFonts w:ascii="Century Gothic" w:hAnsi="Century Gothic"/>
        </w:rPr>
      </w:pPr>
      <w:r w:rsidRPr="00CE387C">
        <w:rPr>
          <w:rFonts w:ascii="Century Gothic" w:hAnsi="Century Gothic"/>
        </w:rPr>
        <w:t>A graduate of NUST Law School, his academic research focused on the legal and regulatory challenges of the gig economy. He brings a contemporary understanding of technology-led workforces, digital platforms and modern employment models.</w:t>
      </w:r>
    </w:p>
    <w:p w14:paraId="3859F880" w14:textId="77777777" w:rsidR="00F50B9C" w:rsidRPr="00CE387C" w:rsidRDefault="00F50B9C" w:rsidP="00F50B9C">
      <w:pPr>
        <w:spacing w:line="276" w:lineRule="auto"/>
        <w:jc w:val="both"/>
        <w:rPr>
          <w:rFonts w:ascii="Century Gothic" w:hAnsi="Century Gothic"/>
        </w:rPr>
      </w:pPr>
    </w:p>
    <w:p w14:paraId="1E898E9C" w14:textId="6E9F080F" w:rsidR="00E64A77" w:rsidRPr="00F50B9C" w:rsidRDefault="00E64A77" w:rsidP="00F50B9C"/>
    <w:sectPr w:rsidR="00E64A77" w:rsidRPr="00F50B9C" w:rsidSect="00D64CC0">
      <w:headerReference w:type="default" r:id="rId8"/>
      <w:footerReference w:type="default" r:id="rId9"/>
      <w:type w:val="continuous"/>
      <w:pgSz w:w="11910" w:h="16850"/>
      <w:pgMar w:top="400" w:right="1700" w:bottom="0" w:left="1700" w:header="288"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458E9F" w14:textId="77777777" w:rsidR="00F84A00" w:rsidRDefault="00F84A00" w:rsidP="00D64CC0">
      <w:r>
        <w:separator/>
      </w:r>
    </w:p>
  </w:endnote>
  <w:endnote w:type="continuationSeparator" w:id="0">
    <w:p w14:paraId="04637EF3" w14:textId="77777777" w:rsidR="00F84A00" w:rsidRDefault="00F84A00" w:rsidP="00D64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4C252" w14:textId="0642DFE0" w:rsidR="00D64CC0" w:rsidRDefault="00D64CC0">
    <w:pPr>
      <w:pStyle w:val="Footer"/>
    </w:pPr>
  </w:p>
  <w:p w14:paraId="45527DD7" w14:textId="2EDEA16C" w:rsidR="00D64CC0" w:rsidRDefault="00D64CC0">
    <w:pPr>
      <w:pStyle w:val="Footer"/>
    </w:pPr>
    <w:r>
      <w:rPr>
        <w:noProof/>
      </w:rPr>
      <w:drawing>
        <wp:inline distT="0" distB="0" distL="0" distR="0" wp14:anchorId="6D0F604B" wp14:editId="2453688D">
          <wp:extent cx="6273165" cy="267970"/>
          <wp:effectExtent l="0" t="0" r="0" b="0"/>
          <wp:docPr id="1228394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3165" cy="26797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D4D27" w14:textId="77777777" w:rsidR="00F84A00" w:rsidRDefault="00F84A00" w:rsidP="00D64CC0">
      <w:r>
        <w:separator/>
      </w:r>
    </w:p>
  </w:footnote>
  <w:footnote w:type="continuationSeparator" w:id="0">
    <w:p w14:paraId="7E251D27" w14:textId="77777777" w:rsidR="00F84A00" w:rsidRDefault="00F84A00" w:rsidP="00D64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98DB" w14:textId="75646927" w:rsidR="00D64CC0" w:rsidRDefault="00D64CC0">
    <w:pPr>
      <w:pStyle w:val="Header"/>
    </w:pPr>
    <w:r>
      <w:rPr>
        <w:noProof/>
      </w:rPr>
      <w:drawing>
        <wp:inline distT="0" distB="0" distL="0" distR="0" wp14:anchorId="6F638C02" wp14:editId="7DFD18DC">
          <wp:extent cx="5932170" cy="728345"/>
          <wp:effectExtent l="0" t="0" r="0" b="0"/>
          <wp:docPr id="1463647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2170" cy="728345"/>
                  </a:xfrm>
                  <a:prstGeom prst="rect">
                    <a:avLst/>
                  </a:prstGeom>
                  <a:noFill/>
                </pic:spPr>
              </pic:pic>
            </a:graphicData>
          </a:graphic>
        </wp:inline>
      </w:drawing>
    </w:r>
  </w:p>
  <w:p w14:paraId="22B856F6" w14:textId="77777777" w:rsidR="00D64CC0" w:rsidRDefault="00D64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3B050A"/>
    <w:multiLevelType w:val="hybridMultilevel"/>
    <w:tmpl w:val="EDAEB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50700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dul MANAN">
    <w15:presenceInfo w15:providerId="AD" w15:userId="S::abdul.manan@kempworld.com::6e434478-b23f-4da3-9f18-7f2ddcce43c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CF"/>
    <w:rsid w:val="000E7A87"/>
    <w:rsid w:val="00102903"/>
    <w:rsid w:val="001969B2"/>
    <w:rsid w:val="0028338B"/>
    <w:rsid w:val="002A2DE0"/>
    <w:rsid w:val="002E39C4"/>
    <w:rsid w:val="002E6AF3"/>
    <w:rsid w:val="003468AB"/>
    <w:rsid w:val="00392C5C"/>
    <w:rsid w:val="003A1B41"/>
    <w:rsid w:val="005B22E3"/>
    <w:rsid w:val="006E200C"/>
    <w:rsid w:val="007A51CF"/>
    <w:rsid w:val="008E7594"/>
    <w:rsid w:val="00987A48"/>
    <w:rsid w:val="00B67EF8"/>
    <w:rsid w:val="00C31668"/>
    <w:rsid w:val="00C42741"/>
    <w:rsid w:val="00C9565E"/>
    <w:rsid w:val="00CE4FAD"/>
    <w:rsid w:val="00D64CC0"/>
    <w:rsid w:val="00DF54AE"/>
    <w:rsid w:val="00E64A77"/>
    <w:rsid w:val="00EA1F21"/>
    <w:rsid w:val="00F128C2"/>
    <w:rsid w:val="00F15113"/>
    <w:rsid w:val="00F50B9C"/>
    <w:rsid w:val="00F84A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A6647"/>
  <w15:docId w15:val="{9E22D15B-74B7-7B47-837A-292895D3A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64CC0"/>
    <w:pPr>
      <w:tabs>
        <w:tab w:val="center" w:pos="4680"/>
        <w:tab w:val="right" w:pos="9360"/>
      </w:tabs>
    </w:pPr>
  </w:style>
  <w:style w:type="character" w:customStyle="1" w:styleId="HeaderChar">
    <w:name w:val="Header Char"/>
    <w:basedOn w:val="DefaultParagraphFont"/>
    <w:link w:val="Header"/>
    <w:uiPriority w:val="99"/>
    <w:rsid w:val="00D64CC0"/>
  </w:style>
  <w:style w:type="paragraph" w:styleId="Footer">
    <w:name w:val="footer"/>
    <w:basedOn w:val="Normal"/>
    <w:link w:val="FooterChar"/>
    <w:uiPriority w:val="99"/>
    <w:unhideWhenUsed/>
    <w:rsid w:val="00D64CC0"/>
    <w:pPr>
      <w:tabs>
        <w:tab w:val="center" w:pos="4680"/>
        <w:tab w:val="right" w:pos="9360"/>
      </w:tabs>
    </w:pPr>
  </w:style>
  <w:style w:type="character" w:customStyle="1" w:styleId="FooterChar">
    <w:name w:val="Footer Char"/>
    <w:basedOn w:val="DefaultParagraphFont"/>
    <w:link w:val="Footer"/>
    <w:uiPriority w:val="99"/>
    <w:rsid w:val="00D64CC0"/>
  </w:style>
  <w:style w:type="paragraph" w:customStyle="1" w:styleId="paragraph">
    <w:name w:val="paragraph"/>
    <w:basedOn w:val="Normal"/>
    <w:rsid w:val="00F50B9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30D66-32CC-4305-921A-B4FE92B0E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4482</Words>
  <Characters>29269</Characters>
  <Application>Microsoft Office Word</Application>
  <DocSecurity>0</DocSecurity>
  <Lines>2660</Lines>
  <Paragraphs>1088</Paragraphs>
  <ScaleCrop>false</ScaleCrop>
  <HeadingPairs>
    <vt:vector size="2" baseType="variant">
      <vt:variant>
        <vt:lpstr>Title</vt:lpstr>
      </vt:variant>
      <vt:variant>
        <vt:i4>1</vt:i4>
      </vt:variant>
    </vt:vector>
  </HeadingPairs>
  <TitlesOfParts>
    <vt:vector size="1" baseType="lpstr">
      <vt:lpstr>Minimalist simple business letterhead</vt:lpstr>
    </vt:vector>
  </TitlesOfParts>
  <Company/>
  <LinksUpToDate>false</LinksUpToDate>
  <CharactersWithSpaces>32663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business letterhead</dc:title>
  <dc:creator>hinaarifkhan123</dc:creator>
  <cp:keywords>DAHHFiZacUo,BAB8pSzqT5c,0</cp:keywords>
  <cp:lastModifiedBy>Abdul MANAN</cp:lastModifiedBy>
  <cp:revision>3</cp:revision>
  <cp:lastPrinted>2026-06-15T08:39:00Z</cp:lastPrinted>
  <dcterms:created xsi:type="dcterms:W3CDTF">2026-09-29T10:42:00Z</dcterms:created>
  <dcterms:modified xsi:type="dcterms:W3CDTF">2026-09-29T10:43:00Z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Canva</vt:lpwstr>
  </property>
  <property fmtid="{D5CDD505-2E9C-101B-9397-08002B2CF9AE}" pid="5" name="LastSaved">
    <vt:filetime>2026-05-22T00:00:00Z</vt:filetime>
  </property>
  <property fmtid="{D5CDD505-2E9C-101B-9397-08002B2CF9AE}" pid="6" name="Producer">
    <vt:lpwstr>Canva</vt:lpwstr>
  </property>
</Properties>
</file>